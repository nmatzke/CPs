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C262F" w14:textId="77777777" w:rsidR="001D65E5"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Masafumi Obara</w:t>
      </w:r>
    </w:p>
    <w:p w14:paraId="4A21946B" w14:textId="77777777" w:rsidR="001D65E5"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307223067</w:t>
      </w:r>
    </w:p>
    <w:p w14:paraId="0547A152" w14:textId="77777777" w:rsidR="001D65E5" w:rsidRDefault="001D65E5">
      <w:pPr>
        <w:rPr>
          <w:rFonts w:ascii="Times New Roman" w:eastAsia="Times New Roman" w:hAnsi="Times New Roman" w:cs="Times New Roman"/>
          <w:sz w:val="24"/>
          <w:szCs w:val="24"/>
        </w:rPr>
      </w:pPr>
    </w:p>
    <w:p w14:paraId="28047A91"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Phylogenetic Inference of Trap Evolution and Dispersal in Carnivorous Plants Using Custom Discrete Trait and Biogeographic Models</w:t>
      </w:r>
    </w:p>
    <w:p w14:paraId="4EDED3DB" w14:textId="77777777" w:rsidR="001D65E5" w:rsidRDefault="001D65E5">
      <w:pPr>
        <w:rPr>
          <w:rFonts w:ascii="Times New Roman" w:eastAsia="Times New Roman" w:hAnsi="Times New Roman" w:cs="Times New Roman"/>
          <w:sz w:val="24"/>
          <w:szCs w:val="24"/>
        </w:rPr>
      </w:pPr>
    </w:p>
    <w:p w14:paraId="557267D3"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Main Supervisor:</w:t>
      </w:r>
      <w:r>
        <w:rPr>
          <w:rFonts w:ascii="Times New Roman" w:eastAsia="Times New Roman" w:hAnsi="Times New Roman" w:cs="Times New Roman"/>
          <w:sz w:val="24"/>
          <w:szCs w:val="24"/>
        </w:rPr>
        <w:t xml:space="preserve"> Nicholas Matzke</w:t>
      </w:r>
    </w:p>
    <w:p w14:paraId="2105FFBE" w14:textId="617C1404"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Co-supervisors:</w:t>
      </w:r>
      <w:r>
        <w:rPr>
          <w:rFonts w:ascii="Times New Roman" w:eastAsia="Times New Roman" w:hAnsi="Times New Roman" w:cs="Times New Roman"/>
          <w:sz w:val="24"/>
          <w:szCs w:val="24"/>
        </w:rPr>
        <w:t xml:space="preserve"> Shane Wright, Matthew Full</w:t>
      </w:r>
      <w:ins w:id="0" w:author="Nicholas Matzke" w:date="2025-05-30T12:25:00Z" w16du:dateUtc="2025-05-30T00:25:00Z">
        <w:r w:rsidR="00926D32">
          <w:rPr>
            <w:rFonts w:ascii="Times New Roman" w:eastAsia="Times New Roman" w:hAnsi="Times New Roman" w:cs="Times New Roman"/>
            <w:sz w:val="24"/>
            <w:szCs w:val="24"/>
          </w:rPr>
          <w:t>m</w:t>
        </w:r>
      </w:ins>
      <w:r>
        <w:rPr>
          <w:rFonts w:ascii="Times New Roman" w:eastAsia="Times New Roman" w:hAnsi="Times New Roman" w:cs="Times New Roman"/>
          <w:sz w:val="24"/>
          <w:szCs w:val="24"/>
        </w:rPr>
        <w:t>er, Tanya Renner</w:t>
      </w:r>
    </w:p>
    <w:p w14:paraId="7E30D9B0" w14:textId="77777777" w:rsidR="001D65E5" w:rsidRDefault="001D65E5">
      <w:pPr>
        <w:rPr>
          <w:rFonts w:ascii="Times New Roman" w:eastAsia="Times New Roman" w:hAnsi="Times New Roman" w:cs="Times New Roman"/>
          <w:sz w:val="24"/>
          <w:szCs w:val="24"/>
        </w:rPr>
      </w:pPr>
    </w:p>
    <w:p w14:paraId="331C2196" w14:textId="77777777" w:rsidR="001D6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594139A7" w14:textId="77777777" w:rsidR="001D65E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Ancestral character estimation is a fundamental method in evolutionary biology, allowing researchers to infer historical trait states using phylogenies and observed tip data (Harmon, 2019). The complexity of such analyses depends on the number of character states, the parameterization of models, and the inclusion of additional evolutionary processes. While standard models are widely used across phylogenetic comparative methods and historical biogeography (Harmon, 2019), relatively few studies employ custom models tailored to specific hypotheses. These bespoke approaches—modifying transition rates or allowed changes—require more effort but can yield deeper biological insights. </w:t>
      </w:r>
    </w:p>
    <w:p w14:paraId="364DA46B"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aims to design, deploy and test custom evolutionary and biogeographic models to advance understanding of the evolution and distribution of carnivorous plants. These plants have intrigued scientists since Darwin’s </w:t>
      </w:r>
      <w:r>
        <w:rPr>
          <w:rFonts w:ascii="Times New Roman" w:eastAsia="Times New Roman" w:hAnsi="Times New Roman" w:cs="Times New Roman"/>
          <w:i/>
          <w:sz w:val="24"/>
          <w:szCs w:val="24"/>
        </w:rPr>
        <w:t>Insectivorous Plants</w:t>
      </w:r>
      <w:r>
        <w:rPr>
          <w:rFonts w:ascii="Times New Roman" w:eastAsia="Times New Roman" w:hAnsi="Times New Roman" w:cs="Times New Roman"/>
          <w:sz w:val="24"/>
          <w:szCs w:val="24"/>
        </w:rPr>
        <w:t xml:space="preserve"> (1875</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exhibit remarkable adaptations of trapping mechanisms for life in nutrient-poor environments. Despite physiological specialization, carnivorous plants inhabit a wide range of habitats worldwide, often with disjunct distributions (Brewer &amp; </w:t>
      </w:r>
      <w:proofErr w:type="spellStart"/>
      <w:r>
        <w:rPr>
          <w:rFonts w:ascii="Times New Roman" w:eastAsia="Times New Roman" w:hAnsi="Times New Roman" w:cs="Times New Roman"/>
          <w:sz w:val="24"/>
          <w:szCs w:val="24"/>
        </w:rPr>
        <w:t>Schlauer</w:t>
      </w:r>
      <w:proofErr w:type="spellEnd"/>
      <w:r>
        <w:rPr>
          <w:rFonts w:ascii="Times New Roman" w:eastAsia="Times New Roman" w:hAnsi="Times New Roman" w:cs="Times New Roman"/>
          <w:sz w:val="24"/>
          <w:szCs w:val="24"/>
        </w:rPr>
        <w:t xml:space="preserve">, 2017). While the hypothesis for the evolutionary origin of the Venus flytrap from adhesive traps (Darwin, 1875; Juniper et al., 1989), is well-supported (e.g., Cameron et al., 2002), others—such as the bladder traps of </w:t>
      </w:r>
      <w:r>
        <w:rPr>
          <w:rFonts w:ascii="Times New Roman" w:eastAsia="Times New Roman" w:hAnsi="Times New Roman" w:cs="Times New Roman"/>
          <w:i/>
          <w:sz w:val="24"/>
          <w:szCs w:val="24"/>
        </w:rPr>
        <w:t>Utricularia</w:t>
      </w:r>
      <w:r>
        <w:rPr>
          <w:rFonts w:ascii="Times New Roman" w:eastAsia="Times New Roman" w:hAnsi="Times New Roman" w:cs="Times New Roman"/>
          <w:sz w:val="24"/>
          <w:szCs w:val="24"/>
        </w:rPr>
        <w:t xml:space="preserve">, the most diverse carnivorous genus—remain poorly understood. This thesis will devise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custom models describing different hypotheses about the major stages by which complex carnivorous plant traps evolve from simpler ancestral traps.</w:t>
      </w:r>
    </w:p>
    <w:p w14:paraId="5BA97429"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 models may also be deployed in biogeography. The field of historical biogeography seeks to understand how species and clades have come to occupy their present-day distributions by reconstructing where species or lineages were located geographically and when those movements or changes happened (Ronquist &amp; </w:t>
      </w:r>
      <w:proofErr w:type="spellStart"/>
      <w:r>
        <w:rPr>
          <w:rFonts w:ascii="Times New Roman" w:eastAsia="Times New Roman" w:hAnsi="Times New Roman" w:cs="Times New Roman"/>
          <w:sz w:val="24"/>
          <w:szCs w:val="24"/>
        </w:rPr>
        <w:t>Sanmartín</w:t>
      </w:r>
      <w:proofErr w:type="spellEnd"/>
      <w:r>
        <w:rPr>
          <w:rFonts w:ascii="Times New Roman" w:eastAsia="Times New Roman" w:hAnsi="Times New Roman" w:cs="Times New Roman"/>
          <w:sz w:val="24"/>
          <w:szCs w:val="24"/>
        </w:rPr>
        <w:t xml:space="preserve">, 2011). A central challenge in this field is long-distance dispersal (LDD), where species colonize geographically distant regions across barriers such as oceans (Jordano, 2017). Long-distance dispersal (LDD) has often been viewed with </w:t>
      </w:r>
      <w:proofErr w:type="spellStart"/>
      <w:r>
        <w:rPr>
          <w:rFonts w:ascii="Times New Roman" w:eastAsia="Times New Roman" w:hAnsi="Times New Roman" w:cs="Times New Roman"/>
          <w:sz w:val="24"/>
          <w:szCs w:val="24"/>
        </w:rPr>
        <w:t>skepticism</w:t>
      </w:r>
      <w:proofErr w:type="spellEnd"/>
      <w:r>
        <w:rPr>
          <w:rFonts w:ascii="Times New Roman" w:eastAsia="Times New Roman" w:hAnsi="Times New Roman" w:cs="Times New Roman"/>
          <w:sz w:val="24"/>
          <w:szCs w:val="24"/>
        </w:rPr>
        <w:t xml:space="preserve">, with some critics arguing that it resembles a "miracle" rather than a scientific explanation due to its reliance on rare and complex sequences of events (Nathan, 2006), such as the presence of a specific seed-dispersing bird, the survival of seeds during transit, and suitable environmental conditions for germination upon arrival. </w:t>
      </w:r>
    </w:p>
    <w:p w14:paraId="0EDA3A30"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phylogenetic tools such as BioGeoBEARS (Matzke, 2018) have advanced the historical biogeography field by making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basic models accessible for estimation and statistical model comparison. These enable researchers to estimate ancestral ranges, infer </w:t>
      </w:r>
      <w:r>
        <w:rPr>
          <w:rFonts w:ascii="Times New Roman" w:eastAsia="Times New Roman" w:hAnsi="Times New Roman" w:cs="Times New Roman"/>
          <w:sz w:val="24"/>
          <w:szCs w:val="24"/>
        </w:rPr>
        <w:lastRenderedPageBreak/>
        <w:t xml:space="preserve">dispersal </w:t>
      </w:r>
      <w:proofErr w:type="gramStart"/>
      <w:r>
        <w:rPr>
          <w:rFonts w:ascii="Times New Roman" w:eastAsia="Times New Roman" w:hAnsi="Times New Roman" w:cs="Times New Roman"/>
          <w:sz w:val="24"/>
          <w:szCs w:val="24"/>
        </w:rPr>
        <w:t>pathways, and</w:t>
      </w:r>
      <w:proofErr w:type="gramEnd"/>
      <w:r>
        <w:rPr>
          <w:rFonts w:ascii="Times New Roman" w:eastAsia="Times New Roman" w:hAnsi="Times New Roman" w:cs="Times New Roman"/>
          <w:sz w:val="24"/>
          <w:szCs w:val="24"/>
        </w:rPr>
        <w:t xml:space="preserve"> compare different hypotheses about range evolution and the mechanisms behind it. However, their capacity to realistically model LDD is limited, as they often lack the complexity needed to incorporate processes such as extinction, dynamic paleogeography, and environmental factors (e.g., winds, ocean currents, or transient island chains) that vary through time. Here, carnivorous plants again provide a useful case study, as they have a global but patchy distribution that has been affected by extinction and long-distance dispersal. This thesis aims to devise and deploy custom biogeographical models where dispersal and extinction rates are informed by changing paleogeography (derived from the </w:t>
      </w:r>
      <w:proofErr w:type="spellStart"/>
      <w:r>
        <w:rPr>
          <w:rFonts w:ascii="Times New Roman" w:eastAsia="Times New Roman" w:hAnsi="Times New Roman" w:cs="Times New Roman"/>
          <w:sz w:val="24"/>
          <w:szCs w:val="24"/>
        </w:rPr>
        <w:t>GPlates</w:t>
      </w:r>
      <w:proofErr w:type="spellEnd"/>
      <w:r>
        <w:rPr>
          <w:rFonts w:ascii="Times New Roman" w:eastAsia="Times New Roman" w:hAnsi="Times New Roman" w:cs="Times New Roman"/>
          <w:sz w:val="24"/>
          <w:szCs w:val="24"/>
        </w:rPr>
        <w:t xml:space="preserve"> plate tectonics package), to attempt to estimate when and where key events in carnivorous plant trap evolution may have occurred. </w:t>
      </w:r>
    </w:p>
    <w:p w14:paraId="64F70F7D" w14:textId="77777777" w:rsidR="001D65E5" w:rsidRDefault="001D65E5">
      <w:pPr>
        <w:rPr>
          <w:rFonts w:ascii="Times New Roman" w:eastAsia="Times New Roman" w:hAnsi="Times New Roman" w:cs="Times New Roman"/>
          <w:sz w:val="24"/>
          <w:szCs w:val="24"/>
        </w:rPr>
      </w:pPr>
    </w:p>
    <w:p w14:paraId="751A1642" w14:textId="77777777" w:rsidR="001D6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 &amp; Objectives:</w:t>
      </w:r>
    </w:p>
    <w:p w14:paraId="04D4D8BE" w14:textId="77777777" w:rsidR="001D65E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main aims are to understand the evolution, the distribution pattern, and the diversification of carnivorous plants by constructing phylogenetic models that utilises discrete characteristics, geographic distance, and region to modify speciation and extinction in biogeographical SSE model (state-dependent speciation/extinction) framework.</w:t>
      </w:r>
    </w:p>
    <w:p w14:paraId="748BA0C0" w14:textId="77777777" w:rsidR="001D65E5" w:rsidRDefault="001D65E5">
      <w:pPr>
        <w:ind w:left="850"/>
        <w:jc w:val="both"/>
        <w:rPr>
          <w:rFonts w:ascii="Times New Roman" w:eastAsia="Times New Roman" w:hAnsi="Times New Roman" w:cs="Times New Roman"/>
          <w:sz w:val="24"/>
          <w:szCs w:val="24"/>
        </w:rPr>
      </w:pPr>
    </w:p>
    <w:p w14:paraId="2BA2DAA4" w14:textId="77777777" w:rsidR="001D65E5" w:rsidRDefault="00000000">
      <w:pPr>
        <w:ind w:left="8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1 - Introduction:</w:t>
      </w:r>
      <w:r>
        <w:rPr>
          <w:rFonts w:ascii="Times New Roman" w:eastAsia="Times New Roman" w:hAnsi="Times New Roman" w:cs="Times New Roman"/>
          <w:sz w:val="24"/>
          <w:szCs w:val="24"/>
        </w:rPr>
        <w:t xml:space="preserve"> Introduction to carnivorous plants and a review of the history and development of discrete character models in evolutionary biology.</w:t>
      </w:r>
    </w:p>
    <w:p w14:paraId="21AA86D8" w14:textId="77777777" w:rsidR="001D65E5" w:rsidRDefault="00000000">
      <w:pPr>
        <w:spacing w:before="200"/>
        <w:ind w:left="8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2 - Phylogenetic model for the evolution of carnivorous plant traps:</w:t>
      </w:r>
      <w:r>
        <w:rPr>
          <w:rFonts w:ascii="Times New Roman" w:eastAsia="Times New Roman" w:hAnsi="Times New Roman" w:cs="Times New Roman"/>
          <w:sz w:val="24"/>
          <w:szCs w:val="24"/>
        </w:rPr>
        <w:t xml:space="preserve"> How can the evolutionary transitions between carnivorous plant trap types be statistically </w:t>
      </w:r>
      <w:proofErr w:type="spellStart"/>
      <w:r>
        <w:rPr>
          <w:rFonts w:ascii="Times New Roman" w:eastAsia="Times New Roman" w:hAnsi="Times New Roman" w:cs="Times New Roman"/>
          <w:sz w:val="24"/>
          <w:szCs w:val="24"/>
        </w:rPr>
        <w:t>modeled</w:t>
      </w:r>
      <w:proofErr w:type="spellEnd"/>
      <w:r>
        <w:rPr>
          <w:rFonts w:ascii="Times New Roman" w:eastAsia="Times New Roman" w:hAnsi="Times New Roman" w:cs="Times New Roman"/>
          <w:sz w:val="24"/>
          <w:szCs w:val="24"/>
        </w:rPr>
        <w:t xml:space="preserve"> using discrete trait evolution on phylogenies, and does the “pitcher hypothesis” model for the origin of </w:t>
      </w:r>
      <w:r>
        <w:rPr>
          <w:rFonts w:ascii="Times New Roman" w:eastAsia="Times New Roman" w:hAnsi="Times New Roman" w:cs="Times New Roman"/>
          <w:i/>
          <w:sz w:val="24"/>
          <w:szCs w:val="24"/>
        </w:rPr>
        <w:t>Utricularia</w:t>
      </w:r>
      <w:r>
        <w:rPr>
          <w:rFonts w:ascii="Times New Roman" w:eastAsia="Times New Roman" w:hAnsi="Times New Roman" w:cs="Times New Roman"/>
          <w:sz w:val="24"/>
          <w:szCs w:val="24"/>
        </w:rPr>
        <w:t>’s bladder traps better explain the trap evolution than alternative scenarios?</w:t>
      </w:r>
    </w:p>
    <w:p w14:paraId="2603C7F7" w14:textId="77777777" w:rsidR="001D65E5" w:rsidRDefault="00000000">
      <w:pPr>
        <w:spacing w:before="200"/>
        <w:ind w:left="8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3 - Carnivorous Plant Biogeography:</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 xml:space="preserve">What is the biogeographical history of carnivorous plant lineages, </w:t>
      </w:r>
      <w:proofErr w:type="gramStart"/>
      <w:r>
        <w:rPr>
          <w:rFonts w:ascii="Times New Roman" w:eastAsia="Times New Roman" w:hAnsi="Times New Roman" w:cs="Times New Roman"/>
          <w:color w:val="222222"/>
          <w:sz w:val="24"/>
          <w:szCs w:val="24"/>
          <w:highlight w:val="white"/>
        </w:rPr>
        <w:t>and in particular, what</w:t>
      </w:r>
      <w:proofErr w:type="gramEnd"/>
      <w:r>
        <w:rPr>
          <w:rFonts w:ascii="Times New Roman" w:eastAsia="Times New Roman" w:hAnsi="Times New Roman" w:cs="Times New Roman"/>
          <w:color w:val="222222"/>
          <w:sz w:val="24"/>
          <w:szCs w:val="24"/>
          <w:highlight w:val="white"/>
        </w:rPr>
        <w:t xml:space="preserve"> is the most likely time and region for the extinct transitional forms postulated by the Chapter 2's pitcher hypothesis?</w:t>
      </w:r>
    </w:p>
    <w:p w14:paraId="7A1B0ABF" w14:textId="752A24C0" w:rsidR="001D65E5" w:rsidRDefault="00000000">
      <w:pPr>
        <w:spacing w:before="200"/>
        <w:ind w:left="85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 xml:space="preserve">Chapter 4 - </w:t>
      </w:r>
      <w:r>
        <w:rPr>
          <w:rFonts w:ascii="Times New Roman" w:eastAsia="Times New Roman" w:hAnsi="Times New Roman" w:cs="Times New Roman"/>
          <w:b/>
          <w:color w:val="222222"/>
          <w:sz w:val="24"/>
          <w:szCs w:val="24"/>
          <w:highlight w:val="white"/>
        </w:rPr>
        <w:t>LDD (long distance dispersal) on large phylogenies: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Do carnivorous plant</w:t>
      </w:r>
      <w:ins w:id="1" w:author="Nicholas Matzke" w:date="2025-05-30T12:25:00Z" w16du:dateUtc="2025-05-30T00:25:00Z">
        <w:r w:rsidR="00926D32">
          <w:rPr>
            <w:rFonts w:ascii="Times New Roman" w:eastAsia="Times New Roman" w:hAnsi="Times New Roman" w:cs="Times New Roman"/>
            <w:sz w:val="24"/>
            <w:szCs w:val="24"/>
          </w:rPr>
          <w:t xml:space="preserve"> clade</w:t>
        </w:r>
      </w:ins>
      <w:r>
        <w:rPr>
          <w:rFonts w:ascii="Times New Roman" w:eastAsia="Times New Roman" w:hAnsi="Times New Roman" w:cs="Times New Roman"/>
          <w:sz w:val="24"/>
          <w:szCs w:val="24"/>
        </w:rPr>
        <w:t>s exhibit higher or lower rates of long-distance dispersal (LDD) compared to other plant and vertebrate lineages, and how do dispersal syndromes (e.g. wind, water, animal-mediated) influence these patterns?</w:t>
      </w:r>
    </w:p>
    <w:p w14:paraId="7A782E2E" w14:textId="77777777" w:rsidR="001D65E5" w:rsidRDefault="00000000">
      <w:pPr>
        <w:spacing w:before="200"/>
        <w:ind w:left="85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Chapter 5 - SSE (state-dependent speciation and extinction) models on Carnivorous Plants:</w:t>
      </w:r>
      <w:r>
        <w:rPr>
          <w:rFonts w:ascii="Times New Roman" w:eastAsia="Times New Roman" w:hAnsi="Times New Roman" w:cs="Times New Roman"/>
          <w:color w:val="222222"/>
          <w:sz w:val="24"/>
          <w:szCs w:val="24"/>
          <w:highlight w:val="white"/>
        </w:rPr>
        <w:t xml:space="preserve"> How does carnivory influence diversification rates across angiosperms, and are carnivorous plant lineages associated with elevated speciation or extinction compared to non-carnivorous relatives? In addition, are regional factors—such as occurrences in tropical versus temperate regions—modify these evolutionary dynamics?</w:t>
      </w:r>
    </w:p>
    <w:p w14:paraId="6F909105" w14:textId="77777777" w:rsidR="001D65E5" w:rsidRDefault="00000000">
      <w:pPr>
        <w:spacing w:before="200"/>
        <w:ind w:left="85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Chapter 6 - Conclusion and future steps:</w:t>
      </w:r>
      <w:r>
        <w:rPr>
          <w:rFonts w:ascii="Times New Roman" w:eastAsia="Times New Roman" w:hAnsi="Times New Roman" w:cs="Times New Roman"/>
          <w:color w:val="222222"/>
          <w:sz w:val="24"/>
          <w:szCs w:val="24"/>
          <w:highlight w:val="white"/>
        </w:rPr>
        <w:t xml:space="preserve"> This chapter reviews limitations of the work done to </w:t>
      </w:r>
      <w:proofErr w:type="gramStart"/>
      <w:r>
        <w:rPr>
          <w:rFonts w:ascii="Times New Roman" w:eastAsia="Times New Roman" w:hAnsi="Times New Roman" w:cs="Times New Roman"/>
          <w:color w:val="222222"/>
          <w:sz w:val="24"/>
          <w:szCs w:val="24"/>
          <w:highlight w:val="white"/>
        </w:rPr>
        <w:t>date, and</w:t>
      </w:r>
      <w:proofErr w:type="gramEnd"/>
      <w:r>
        <w:rPr>
          <w:rFonts w:ascii="Times New Roman" w:eastAsia="Times New Roman" w:hAnsi="Times New Roman" w:cs="Times New Roman"/>
          <w:color w:val="222222"/>
          <w:sz w:val="24"/>
          <w:szCs w:val="24"/>
          <w:highlight w:val="white"/>
        </w:rPr>
        <w:t xml:space="preserve"> suggests future steps.</w:t>
      </w:r>
    </w:p>
    <w:p w14:paraId="181865D4"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Research Design:</w:t>
      </w:r>
    </w:p>
    <w:p w14:paraId="7B0736FA" w14:textId="77777777" w:rsidR="001D65E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first research chapter (Chapter 2) is largely complete and focuses on the evolution of trap types in carnivorous plants. Published genus-level phylogenies (e.g., Ellison et al., 2012; Fleischmann et al., 2010; Jobson et al., 2017) were digitized using </w:t>
      </w:r>
      <w:proofErr w:type="spellStart"/>
      <w:r>
        <w:rPr>
          <w:rFonts w:ascii="Times New Roman" w:eastAsia="Times New Roman" w:hAnsi="Times New Roman" w:cs="Times New Roman"/>
          <w:sz w:val="24"/>
          <w:szCs w:val="24"/>
        </w:rPr>
        <w:t>WebPlotDigitizer</w:t>
      </w:r>
      <w:proofErr w:type="spellEnd"/>
      <w:r>
        <w:rPr>
          <w:rFonts w:ascii="Times New Roman" w:eastAsia="Times New Roman" w:hAnsi="Times New Roman" w:cs="Times New Roman"/>
          <w:sz w:val="24"/>
          <w:szCs w:val="24"/>
        </w:rPr>
        <w:t xml:space="preserve"> (Rohatgi, 2021) and integrated into a comprehensive angiosperm framework using the </w:t>
      </w:r>
      <w:proofErr w:type="spellStart"/>
      <w:proofErr w:type="gramStart"/>
      <w:r>
        <w:rPr>
          <w:rFonts w:ascii="Times New Roman" w:eastAsia="Times New Roman" w:hAnsi="Times New Roman" w:cs="Times New Roman"/>
          <w:i/>
          <w:sz w:val="24"/>
          <w:szCs w:val="24"/>
        </w:rPr>
        <w:t>V.PhyloMaker</w:t>
      </w:r>
      <w:proofErr w:type="spellEnd"/>
      <w:proofErr w:type="gramEnd"/>
      <w:r>
        <w:rPr>
          <w:rFonts w:ascii="Times New Roman" w:eastAsia="Times New Roman" w:hAnsi="Times New Roman" w:cs="Times New Roman"/>
          <w:sz w:val="24"/>
          <w:szCs w:val="24"/>
        </w:rPr>
        <w:t xml:space="preserve"> R package (Jin &amp; Qian, 2019). Trap traits—such as type, subtype, size, and shape—were coded from the literature to define discrete character states (Figure 1a) These were used to construct Markov models, including a custom Complex Trap Evolution (CTE) model reflecting the “pitcher hypothesis” for the origin of </w:t>
      </w:r>
      <w:r>
        <w:rPr>
          <w:rFonts w:ascii="Times New Roman" w:eastAsia="Times New Roman" w:hAnsi="Times New Roman" w:cs="Times New Roman"/>
          <w:i/>
          <w:sz w:val="24"/>
          <w:szCs w:val="24"/>
        </w:rPr>
        <w:t>Utricularia</w:t>
      </w:r>
      <w:r>
        <w:rPr>
          <w:rFonts w:ascii="Times New Roman" w:eastAsia="Times New Roman" w:hAnsi="Times New Roman" w:cs="Times New Roman"/>
          <w:sz w:val="24"/>
          <w:szCs w:val="24"/>
        </w:rPr>
        <w:t xml:space="preserve"> traps. The CTE model treats 11 trap types as ordered evolutionary states, with transitions governed by a custom rate matrix (Figure 1b, c). This model framework enables ancestral state estimation, comparison of alternative scenarios, and statistical evaluation of competing hypotheses. By quantifying previously narrative evolutionary models, this chapter provides a rigorous test of complex trap evolution in carnivorous plants. </w:t>
      </w:r>
    </w:p>
    <w:p w14:paraId="5ED5012A"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3 will examine the historical biogeography of carnivorous plants. Using the fixed tree developed in Chapter 2, I will perform ancestral range estimation to identify broad-scale geographic patterns across major clades. For key groups lacking recent dated phylogenies—such as the </w:t>
      </w:r>
      <w:proofErr w:type="spellStart"/>
      <w:r>
        <w:rPr>
          <w:rFonts w:ascii="Times New Roman" w:eastAsia="Times New Roman" w:hAnsi="Times New Roman" w:cs="Times New Roman"/>
          <w:sz w:val="24"/>
          <w:szCs w:val="24"/>
        </w:rPr>
        <w:t>Lentibulariaceae</w:t>
      </w:r>
      <w:proofErr w:type="spellEnd"/>
      <w:r>
        <w:rPr>
          <w:rFonts w:ascii="Times New Roman" w:eastAsia="Times New Roman" w:hAnsi="Times New Roman" w:cs="Times New Roman"/>
          <w:sz w:val="24"/>
          <w:szCs w:val="24"/>
        </w:rPr>
        <w:t>—I will generate new time-calibrated trees using Bayesian phylogenetic methods in BEAST2 (Bouckaert et al., 2019). This analysis will incorporate curated molecular datasets and fossil-based calibration points (Tables 1 &amp; 2). Species occurrence data from GBIF will be used for range coding, ensuring broad taxonomic and geographic coverage. These analyses will provide a temporal and spatial framework for understanding the diversification and dispersal of carnivorous plant lineages.</w:t>
      </w:r>
    </w:p>
    <w:p w14:paraId="2C9A9B46"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4 will examine whether carnivorous plants exhibit different rates of long-distance dispersal (LDD) compared to other plant and vertebrate lineages. Using dated phylogeny and species distribution data, I will apply biogeographic models to infer dispersal events and evaluate how dispersal syndromes (e.g. wind, water, animal-mediated) influence these patterns. To support this, I will develop an R package that integrates with </w:t>
      </w:r>
      <w:proofErr w:type="spellStart"/>
      <w:r>
        <w:rPr>
          <w:rFonts w:ascii="Times New Roman" w:eastAsia="Times New Roman" w:hAnsi="Times New Roman" w:cs="Times New Roman"/>
          <w:sz w:val="24"/>
          <w:szCs w:val="24"/>
        </w:rPr>
        <w:t>GPlates</w:t>
      </w:r>
      <w:proofErr w:type="spellEnd"/>
      <w:r>
        <w:rPr>
          <w:rFonts w:ascii="Times New Roman" w:eastAsia="Times New Roman" w:hAnsi="Times New Roman" w:cs="Times New Roman"/>
          <w:sz w:val="24"/>
          <w:szCs w:val="24"/>
        </w:rPr>
        <w:t xml:space="preserve"> to calculate modern and paleogeographic distances through time, enabling tests of whether inferred LDD events correspond with historical continental configurations and how syndromes may have facilitated dispersal across shifting landmasses.</w:t>
      </w:r>
    </w:p>
    <w:p w14:paraId="42439F4D"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5 will focus on state-dependent diversification models (e.g. BiSSE, HiSSE, </w:t>
      </w:r>
      <w:proofErr w:type="spellStart"/>
      <w:r>
        <w:rPr>
          <w:rFonts w:ascii="Times New Roman" w:eastAsia="Times New Roman" w:hAnsi="Times New Roman" w:cs="Times New Roman"/>
          <w:sz w:val="24"/>
          <w:szCs w:val="24"/>
        </w:rPr>
        <w:t>GeoHiSSE</w:t>
      </w:r>
      <w:proofErr w:type="spellEnd"/>
      <w:r>
        <w:rPr>
          <w:rFonts w:ascii="Times New Roman" w:eastAsia="Times New Roman" w:hAnsi="Times New Roman" w:cs="Times New Roman"/>
          <w:sz w:val="24"/>
          <w:szCs w:val="24"/>
        </w:rPr>
        <w:t xml:space="preserve">) to evaluate whether the trait “carnivory”, or </w:t>
      </w:r>
      <w:proofErr w:type="gramStart"/>
      <w:r>
        <w:rPr>
          <w:rFonts w:ascii="Times New Roman" w:eastAsia="Times New Roman" w:hAnsi="Times New Roman" w:cs="Times New Roman"/>
          <w:sz w:val="24"/>
          <w:szCs w:val="24"/>
        </w:rPr>
        <w:t>particular trap</w:t>
      </w:r>
      <w:proofErr w:type="gramEnd"/>
      <w:r>
        <w:rPr>
          <w:rFonts w:ascii="Times New Roman" w:eastAsia="Times New Roman" w:hAnsi="Times New Roman" w:cs="Times New Roman"/>
          <w:sz w:val="24"/>
          <w:szCs w:val="24"/>
        </w:rPr>
        <w:t xml:space="preserve"> types, are associated with shifts in speciation and extinction rates. I will also examine whether these effects vary geographically, particularly between tropical and temperate regions. This analysis will utilize a time-calibrated angiosperm phylogeny incorporating both carnivorous and non-carnivorous lineages, alongside species occurrence data. Competing models, including null models assuming no trait-dependent diversification, will be statistically compared to test the significance and explanatory power of trait- and region-dependent diversification hypotheses.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D65E5" w14:paraId="149D2A17" w14:textId="77777777">
        <w:tc>
          <w:tcPr>
            <w:tcW w:w="9029" w:type="dxa"/>
            <w:shd w:val="clear" w:color="auto" w:fill="auto"/>
            <w:tcMar>
              <w:top w:w="100" w:type="dxa"/>
              <w:left w:w="100" w:type="dxa"/>
              <w:bottom w:w="100" w:type="dxa"/>
              <w:right w:w="100" w:type="dxa"/>
            </w:tcMar>
          </w:tcPr>
          <w:p w14:paraId="374322C4" w14:textId="77777777" w:rsidR="001D65E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F3AD05" wp14:editId="644144B9">
                  <wp:extent cx="5600700" cy="3149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600700" cy="3149600"/>
                          </a:xfrm>
                          <a:prstGeom prst="rect">
                            <a:avLst/>
                          </a:prstGeom>
                          <a:ln/>
                        </pic:spPr>
                      </pic:pic>
                    </a:graphicData>
                  </a:graphic>
                </wp:inline>
              </w:drawing>
            </w:r>
          </w:p>
          <w:p w14:paraId="25999238" w14:textId="77777777" w:rsidR="001D65E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The pitcher model for the origin of </w:t>
            </w:r>
            <w:r>
              <w:rPr>
                <w:rFonts w:ascii="Times New Roman" w:eastAsia="Times New Roman" w:hAnsi="Times New Roman" w:cs="Times New Roman"/>
                <w:i/>
                <w:sz w:val="24"/>
                <w:szCs w:val="24"/>
              </w:rPr>
              <w:t>Utricularia</w:t>
            </w:r>
            <w:r>
              <w:rPr>
                <w:rFonts w:ascii="Times New Roman" w:eastAsia="Times New Roman" w:hAnsi="Times New Roman" w:cs="Times New Roman"/>
                <w:sz w:val="24"/>
                <w:szCs w:val="24"/>
              </w:rPr>
              <w:t>'s bladder traps is presented as a transition between a series of stages, within the overall context of convergent evolution of carnivorous plant trapping mechanisms.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There are 11 states that are represented by </w:t>
            </w:r>
            <w:proofErr w:type="gramStart"/>
            <w:r>
              <w:rPr>
                <w:rFonts w:ascii="Times New Roman" w:eastAsia="Times New Roman" w:hAnsi="Times New Roman" w:cs="Times New Roman"/>
                <w:sz w:val="24"/>
                <w:szCs w:val="24"/>
              </w:rPr>
              <w:t>numbers, and</w:t>
            </w:r>
            <w:proofErr w:type="gramEnd"/>
            <w:r>
              <w:rPr>
                <w:rFonts w:ascii="Times New Roman" w:eastAsia="Times New Roman" w:hAnsi="Times New Roman" w:cs="Times New Roman"/>
                <w:sz w:val="24"/>
                <w:szCs w:val="24"/>
              </w:rPr>
              <w:t xml:space="preserve"> color-coded to match the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codes in phylogeny/character mapping figures. Character states are explained as following: (1) non-carnivorous, (2) aerial adhesive/ flypaper trap, (3) ground adhesive/ flypaper trap, (4) amphibious snap trap, (5) aquatic snap trap, (6) aerial adhesive/pitcher intermediate trap, (7) ground adhesive/pitcher intermediate trap, (8) aerial pitchers, (9) ground pitchers, (10) amphibious pitchers, and (11) aquatic pitchers. (</w:t>
            </w: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Transition</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matrix for the Complex Trap Evolution (CTE) model postulated in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which </w:t>
            </w:r>
            <w:proofErr w:type="gramStart"/>
            <w:r>
              <w:rPr>
                <w:rFonts w:ascii="Times New Roman" w:eastAsia="Times New Roman" w:hAnsi="Times New Roman" w:cs="Times New Roman"/>
                <w:sz w:val="24"/>
                <w:szCs w:val="24"/>
              </w:rPr>
              <w:t>includes  the</w:t>
            </w:r>
            <w:proofErr w:type="gramEnd"/>
            <w:r>
              <w:rPr>
                <w:rFonts w:ascii="Times New Roman" w:eastAsia="Times New Roman" w:hAnsi="Times New Roman" w:cs="Times New Roman"/>
                <w:sz w:val="24"/>
                <w:szCs w:val="24"/>
              </w:rPr>
              <w:t xml:space="preserve"> pitcher hypothesis for the origin of the </w:t>
            </w:r>
            <w:r>
              <w:rPr>
                <w:rFonts w:ascii="Times New Roman" w:eastAsia="Times New Roman" w:hAnsi="Times New Roman" w:cs="Times New Roman"/>
                <w:i/>
                <w:sz w:val="24"/>
                <w:szCs w:val="24"/>
              </w:rPr>
              <w:t>Utricularia</w:t>
            </w:r>
            <w:r>
              <w:rPr>
                <w:rFonts w:ascii="Times New Roman" w:eastAsia="Times New Roman" w:hAnsi="Times New Roman" w:cs="Times New Roman"/>
                <w:sz w:val="24"/>
                <w:szCs w:val="24"/>
              </w:rPr>
              <w:t xml:space="preserve"> trap. (</w:t>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Each number represents a different free transition rate parameter in the model. </w:t>
            </w:r>
          </w:p>
          <w:p w14:paraId="0F8B4018" w14:textId="77777777" w:rsidR="001D65E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657FB" wp14:editId="239A0BCE">
                  <wp:extent cx="5600700" cy="2463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00700" cy="2463800"/>
                          </a:xfrm>
                          <a:prstGeom prst="rect">
                            <a:avLst/>
                          </a:prstGeom>
                          <a:ln/>
                        </pic:spPr>
                      </pic:pic>
                    </a:graphicData>
                  </a:graphic>
                </wp:inline>
              </w:drawing>
            </w:r>
          </w:p>
          <w:p w14:paraId="6C2692B6" w14:textId="77777777" w:rsidR="001D65E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The list of each carnivorous plant clade shows the available number of species on data source (GenBank, </w:t>
            </w:r>
            <w:hyperlink r:id="rId8">
              <w:r>
                <w:rPr>
                  <w:rFonts w:ascii="Times New Roman" w:eastAsia="Times New Roman" w:hAnsi="Times New Roman" w:cs="Times New Roman"/>
                  <w:color w:val="1155CC"/>
                  <w:sz w:val="24"/>
                  <w:szCs w:val="24"/>
                  <w:u w:val="single"/>
                </w:rPr>
                <w:t>https://www.ncbi.nlm.nih.gov/genbank/</w:t>
              </w:r>
            </w:hyperlink>
            <w:r>
              <w:rPr>
                <w:rFonts w:ascii="Times New Roman" w:eastAsia="Times New Roman" w:hAnsi="Times New Roman" w:cs="Times New Roman"/>
                <w:sz w:val="24"/>
                <w:szCs w:val="24"/>
              </w:rPr>
              <w:t xml:space="preserve"> &amp; GBIF, </w:t>
            </w:r>
            <w:hyperlink r:id="rId9">
              <w:r>
                <w:rPr>
                  <w:rFonts w:ascii="Times New Roman" w:eastAsia="Times New Roman" w:hAnsi="Times New Roman" w:cs="Times New Roman"/>
                  <w:color w:val="1155CC"/>
                  <w:sz w:val="24"/>
                  <w:szCs w:val="24"/>
                  <w:u w:val="single"/>
                </w:rPr>
                <w:t>https://www.gbif.org/</w:t>
              </w:r>
            </w:hyperlink>
            <w:r>
              <w:rPr>
                <w:rFonts w:ascii="Times New Roman" w:eastAsia="Times New Roman" w:hAnsi="Times New Roman" w:cs="Times New Roman"/>
                <w:sz w:val="24"/>
                <w:szCs w:val="24"/>
              </w:rPr>
              <w:t xml:space="preserve">) for molecular data and their biogeography. </w:t>
            </w:r>
          </w:p>
          <w:p w14:paraId="1ED74096" w14:textId="77777777" w:rsidR="001D65E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C3AC95" wp14:editId="58C0CCA9">
                  <wp:extent cx="5600700" cy="24907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2490788"/>
                          </a:xfrm>
                          <a:prstGeom prst="rect">
                            <a:avLst/>
                          </a:prstGeom>
                          <a:ln/>
                        </pic:spPr>
                      </pic:pic>
                    </a:graphicData>
                  </a:graphic>
                </wp:inline>
              </w:drawing>
            </w:r>
          </w:p>
          <w:p w14:paraId="42D586B2" w14:textId="77777777" w:rsidR="001D65E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The list of each carnivorous plant clade shows the available time calibrations for BEAST analysis. </w:t>
            </w:r>
          </w:p>
        </w:tc>
      </w:tr>
    </w:tbl>
    <w:p w14:paraId="6C647C82" w14:textId="77777777" w:rsidR="001D65E5" w:rsidRDefault="00000000">
      <w:pPr>
        <w:spacing w:before="2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Ethics approval:</w:t>
      </w:r>
      <w:r>
        <w:rPr>
          <w:rFonts w:ascii="Times New Roman" w:eastAsia="Times New Roman" w:hAnsi="Times New Roman" w:cs="Times New Roman"/>
          <w:sz w:val="24"/>
          <w:szCs w:val="24"/>
        </w:rPr>
        <w:t xml:space="preserve"> Not required; however, all data are from public sources (e.g., GenBank) and analyzed using open-source tools (e.g., R, BEAST2), with proper citation throughout.</w:t>
      </w:r>
    </w:p>
    <w:p w14:paraId="6609845B" w14:textId="77777777" w:rsidR="001D65E5" w:rsidRDefault="00000000">
      <w:pPr>
        <w:spacing w:before="200"/>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Resources:</w:t>
      </w:r>
      <w:r>
        <w:rPr>
          <w:rFonts w:ascii="Times New Roman" w:eastAsia="Times New Roman" w:hAnsi="Times New Roman" w:cs="Times New Roman"/>
          <w:sz w:val="24"/>
          <w:szCs w:val="24"/>
        </w:rPr>
        <w:t xml:space="preserve"> I plan to attend an international evolution or biogeography conference, supported by a Rutherford grant, to present my work, receive feedback, and build research networks.</w:t>
      </w:r>
    </w:p>
    <w:p w14:paraId="16277E16" w14:textId="77777777" w:rsidR="001D65E5" w:rsidRDefault="00000000">
      <w:pPr>
        <w:spacing w:before="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Potential problems:</w:t>
      </w:r>
      <w:r>
        <w:rPr>
          <w:rFonts w:ascii="Times New Roman" w:eastAsia="Times New Roman" w:hAnsi="Times New Roman" w:cs="Times New Roman"/>
          <w:sz w:val="24"/>
          <w:szCs w:val="24"/>
        </w:rPr>
        <w:t xml:space="preserve"> I do not foresee any potential problems. </w:t>
      </w:r>
    </w:p>
    <w:p w14:paraId="041CE278" w14:textId="77777777" w:rsidR="001D65E5" w:rsidRDefault="00000000">
      <w:pPr>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Revised timeline of research:</w:t>
      </w:r>
    </w:p>
    <w:p w14:paraId="6328CC37"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Year 1: (+ beginning of Year 2)</w:t>
      </w:r>
    </w:p>
    <w:p w14:paraId="2F2F43C8"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more alternative trait evolution models for statistical comparison - Done</w:t>
      </w:r>
    </w:p>
    <w:p w14:paraId="4348156A"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Revise character states for each carnivorous plant species - Done</w:t>
      </w:r>
    </w:p>
    <w:p w14:paraId="3F6A6178"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Conduct statistical comparison of trap evolution models - Done</w:t>
      </w:r>
    </w:p>
    <w:p w14:paraId="6F2A09E3"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Draft manuscript - Done</w:t>
      </w:r>
    </w:p>
    <w:p w14:paraId="3ACA4CBD"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Get comments, and submit to journal - In Progress</w:t>
      </w:r>
    </w:p>
    <w:p w14:paraId="7DEED17D"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GPlates</w:t>
      </w:r>
      <w:proofErr w:type="spellEnd"/>
      <w:r>
        <w:rPr>
          <w:rFonts w:ascii="Times New Roman" w:eastAsia="Times New Roman" w:hAnsi="Times New Roman" w:cs="Times New Roman"/>
          <w:sz w:val="24"/>
          <w:szCs w:val="24"/>
        </w:rPr>
        <w:t xml:space="preserve"> R package to test modern distance vs </w:t>
      </w:r>
      <w:proofErr w:type="spellStart"/>
      <w:r>
        <w:rPr>
          <w:rFonts w:ascii="Times New Roman" w:eastAsia="Times New Roman" w:hAnsi="Times New Roman" w:cs="Times New Roman"/>
          <w:sz w:val="24"/>
          <w:szCs w:val="24"/>
        </w:rPr>
        <w:t>paleodistance</w:t>
      </w:r>
      <w:proofErr w:type="spellEnd"/>
      <w:r>
        <w:rPr>
          <w:rFonts w:ascii="Times New Roman" w:eastAsia="Times New Roman" w:hAnsi="Times New Roman" w:cs="Times New Roman"/>
          <w:sz w:val="24"/>
          <w:szCs w:val="24"/>
        </w:rPr>
        <w:t xml:space="preserve"> - Begun</w:t>
      </w:r>
    </w:p>
    <w:p w14:paraId="4DE798A7"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Gather biogeographic data + molecular data for BEAST analysis - Begun</w:t>
      </w:r>
    </w:p>
    <w:p w14:paraId="48D81C67" w14:textId="77777777" w:rsidR="001D6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 2:</w:t>
      </w:r>
    </w:p>
    <w:p w14:paraId="25C67E2D"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BEAST2 phylogenetic dating and generate MCC trees</w:t>
      </w:r>
    </w:p>
    <w:p w14:paraId="4AE34742"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BioGeoBEARS analysis on fixed and BEAST-dated trees</w:t>
      </w:r>
    </w:p>
    <w:p w14:paraId="0C3190B0"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ancestral range reconstructions</w:t>
      </w:r>
    </w:p>
    <w:p w14:paraId="64885E04"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Large-scale LDD analysis on seed plants + gymnosperm vs vertebrate group</w:t>
      </w:r>
    </w:p>
    <w:p w14:paraId="5E8BB47D" w14:textId="77777777" w:rsidR="001D65E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Build trait dataset for dispersal syndrome classification (wind, water, etc…)</w:t>
      </w:r>
    </w:p>
    <w:p w14:paraId="309814F9" w14:textId="77777777" w:rsidR="001D6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Year 3: </w:t>
      </w:r>
    </w:p>
    <w:p w14:paraId="55696E12"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Complete LDD statistical comparison between carnivorous plants and other lineages</w:t>
      </w:r>
    </w:p>
    <w:p w14:paraId="48B08BAB"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Test effect of dispersal syndromes on LDD probabilities using custom models</w:t>
      </w:r>
    </w:p>
    <w:p w14:paraId="37EB04E0" w14:textId="77777777" w:rsidR="001D65E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Begin SSE modelling to compare diversification rates of carnivorous plants vs others </w:t>
      </w:r>
    </w:p>
    <w:p w14:paraId="4E26D27A" w14:textId="77777777" w:rsidR="001D65E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t>Test for interaction between carnivory trait and tropical vs temperate distributions</w:t>
      </w:r>
      <w:r>
        <w:br w:type="page"/>
      </w:r>
    </w:p>
    <w:p w14:paraId="426568A3" w14:textId="77777777" w:rsidR="001D65E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476C18A5"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Bouckaert, R., Vaughan, T. G., Barido-</w:t>
      </w:r>
      <w:proofErr w:type="spellStart"/>
      <w:r>
        <w:rPr>
          <w:rFonts w:ascii="Times New Roman" w:eastAsia="Times New Roman" w:hAnsi="Times New Roman" w:cs="Times New Roman"/>
          <w:sz w:val="24"/>
          <w:szCs w:val="24"/>
        </w:rPr>
        <w:t>Sottani</w:t>
      </w:r>
      <w:proofErr w:type="spellEnd"/>
      <w:r>
        <w:rPr>
          <w:rFonts w:ascii="Times New Roman" w:eastAsia="Times New Roman" w:hAnsi="Times New Roman" w:cs="Times New Roman"/>
          <w:sz w:val="24"/>
          <w:szCs w:val="24"/>
        </w:rPr>
        <w:t xml:space="preserve">, J., Duchêne, S., </w:t>
      </w:r>
      <w:proofErr w:type="spellStart"/>
      <w:r>
        <w:rPr>
          <w:rFonts w:ascii="Times New Roman" w:eastAsia="Times New Roman" w:hAnsi="Times New Roman" w:cs="Times New Roman"/>
          <w:sz w:val="24"/>
          <w:szCs w:val="24"/>
        </w:rPr>
        <w:t>Fourment</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Gavryushkina</w:t>
      </w:r>
      <w:proofErr w:type="spellEnd"/>
      <w:r>
        <w:rPr>
          <w:rFonts w:ascii="Times New Roman" w:eastAsia="Times New Roman" w:hAnsi="Times New Roman" w:cs="Times New Roman"/>
          <w:sz w:val="24"/>
          <w:szCs w:val="24"/>
        </w:rPr>
        <w:t xml:space="preserve">, A., Heled, J., Jones, G., Kühnert, D., Maio, N. D., </w:t>
      </w:r>
      <w:proofErr w:type="spellStart"/>
      <w:r>
        <w:rPr>
          <w:rFonts w:ascii="Times New Roman" w:eastAsia="Times New Roman" w:hAnsi="Times New Roman" w:cs="Times New Roman"/>
          <w:sz w:val="24"/>
          <w:szCs w:val="24"/>
        </w:rPr>
        <w:t>Matschiner</w:t>
      </w:r>
      <w:proofErr w:type="spellEnd"/>
      <w:r>
        <w:rPr>
          <w:rFonts w:ascii="Times New Roman" w:eastAsia="Times New Roman" w:hAnsi="Times New Roman" w:cs="Times New Roman"/>
          <w:sz w:val="24"/>
          <w:szCs w:val="24"/>
        </w:rPr>
        <w:t xml:space="preserve">, M., Mendes, F. K., Müller, N. F., Ogilvie, H. A., Plessis, L. du, </w:t>
      </w:r>
      <w:proofErr w:type="spellStart"/>
      <w:r>
        <w:rPr>
          <w:rFonts w:ascii="Times New Roman" w:eastAsia="Times New Roman" w:hAnsi="Times New Roman" w:cs="Times New Roman"/>
          <w:sz w:val="24"/>
          <w:szCs w:val="24"/>
        </w:rPr>
        <w:t>Popinga</w:t>
      </w:r>
      <w:proofErr w:type="spellEnd"/>
      <w:r>
        <w:rPr>
          <w:rFonts w:ascii="Times New Roman" w:eastAsia="Times New Roman" w:hAnsi="Times New Roman" w:cs="Times New Roman"/>
          <w:sz w:val="24"/>
          <w:szCs w:val="24"/>
        </w:rPr>
        <w:t xml:space="preserve">, A., Rambaut, A., Rasmussen, D., </w:t>
      </w:r>
      <w:proofErr w:type="spellStart"/>
      <w:r>
        <w:rPr>
          <w:rFonts w:ascii="Times New Roman" w:eastAsia="Times New Roman" w:hAnsi="Times New Roman" w:cs="Times New Roman"/>
          <w:sz w:val="24"/>
          <w:szCs w:val="24"/>
        </w:rPr>
        <w:t>Siveroni</w:t>
      </w:r>
      <w:proofErr w:type="spellEnd"/>
      <w:r>
        <w:rPr>
          <w:rFonts w:ascii="Times New Roman" w:eastAsia="Times New Roman" w:hAnsi="Times New Roman" w:cs="Times New Roman"/>
          <w:sz w:val="24"/>
          <w:szCs w:val="24"/>
        </w:rPr>
        <w:t xml:space="preserve">, I., … Drummond, A. J. (2019). BEAST 2.5: An advanced software platform for Bayesian evolutionary analysis. </w:t>
      </w:r>
      <w:r>
        <w:rPr>
          <w:rFonts w:ascii="Times New Roman" w:eastAsia="Times New Roman" w:hAnsi="Times New Roman" w:cs="Times New Roman"/>
          <w:i/>
          <w:sz w:val="24"/>
          <w:szCs w:val="24"/>
        </w:rPr>
        <w:t>PLOS Computational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15</w:t>
      </w:r>
      <w:r>
        <w:rPr>
          <w:rFonts w:ascii="Times New Roman" w:eastAsia="Times New Roman" w:hAnsi="Times New Roman" w:cs="Times New Roman"/>
          <w:sz w:val="24"/>
          <w:szCs w:val="24"/>
        </w:rPr>
        <w:t>(4), e1006650.</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https://doi.org/10.1371/journal.pcbi.1006650</w:t>
        </w:r>
      </w:hyperlink>
    </w:p>
    <w:p w14:paraId="18FA4D35" w14:textId="77777777" w:rsidR="001D65E5" w:rsidRDefault="00000000">
      <w:pPr>
        <w:ind w:left="88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Brewer, J. S., &amp; </w:t>
      </w:r>
      <w:proofErr w:type="spellStart"/>
      <w:r>
        <w:rPr>
          <w:rFonts w:ascii="Times New Roman" w:eastAsia="Times New Roman" w:hAnsi="Times New Roman" w:cs="Times New Roman"/>
          <w:sz w:val="24"/>
          <w:szCs w:val="24"/>
        </w:rPr>
        <w:t>Schlauer</w:t>
      </w:r>
      <w:proofErr w:type="spellEnd"/>
      <w:r>
        <w:rPr>
          <w:rFonts w:ascii="Times New Roman" w:eastAsia="Times New Roman" w:hAnsi="Times New Roman" w:cs="Times New Roman"/>
          <w:sz w:val="24"/>
          <w:szCs w:val="24"/>
        </w:rPr>
        <w:t xml:space="preserve">, J. (2017). Biogeography and habitats of carnivorous plants. In A. Ellison &amp; L. Adamec (Eds.), </w:t>
      </w:r>
      <w:r>
        <w:rPr>
          <w:rFonts w:ascii="Times New Roman" w:eastAsia="Times New Roman" w:hAnsi="Times New Roman" w:cs="Times New Roman"/>
          <w:i/>
          <w:sz w:val="24"/>
          <w:szCs w:val="24"/>
        </w:rPr>
        <w:t>Carnivorous Plants: Physiology, ecology, and evolution</w:t>
      </w:r>
      <w:r>
        <w:rPr>
          <w:rFonts w:ascii="Times New Roman" w:eastAsia="Times New Roman" w:hAnsi="Times New Roman" w:cs="Times New Roman"/>
          <w:sz w:val="24"/>
          <w:szCs w:val="24"/>
        </w:rPr>
        <w:t xml:space="preserve"> (p. 0). Oxford University Press.</w:t>
      </w:r>
      <w:hyperlink r:id="rId13">
        <w:r>
          <w:rPr>
            <w:rFonts w:ascii="Times New Roman" w:eastAsia="Times New Roman" w:hAnsi="Times New Roman" w:cs="Times New Roman"/>
            <w:sz w:val="24"/>
            <w:szCs w:val="24"/>
          </w:rPr>
          <w:t xml:space="preserve"> </w:t>
        </w:r>
      </w:hyperlink>
      <w:hyperlink r:id="rId14">
        <w:r>
          <w:rPr>
            <w:rFonts w:ascii="Times New Roman" w:eastAsia="Times New Roman" w:hAnsi="Times New Roman" w:cs="Times New Roman"/>
            <w:color w:val="1155CC"/>
            <w:sz w:val="24"/>
            <w:szCs w:val="24"/>
            <w:u w:val="single"/>
          </w:rPr>
          <w:t>https://doi.org/10.1093/oso/9780198779841.003.0002</w:t>
        </w:r>
      </w:hyperlink>
    </w:p>
    <w:p w14:paraId="5570A6DF" w14:textId="77777777" w:rsidR="001D65E5" w:rsidRDefault="00000000">
      <w:pPr>
        <w:ind w:left="88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Cameron, K. M., </w:t>
      </w:r>
      <w:proofErr w:type="spellStart"/>
      <w:r>
        <w:rPr>
          <w:rFonts w:ascii="Times New Roman" w:eastAsia="Times New Roman" w:hAnsi="Times New Roman" w:cs="Times New Roman"/>
          <w:sz w:val="24"/>
          <w:szCs w:val="24"/>
        </w:rPr>
        <w:t>Wurdack</w:t>
      </w:r>
      <w:proofErr w:type="spellEnd"/>
      <w:r>
        <w:rPr>
          <w:rFonts w:ascii="Times New Roman" w:eastAsia="Times New Roman" w:hAnsi="Times New Roman" w:cs="Times New Roman"/>
          <w:sz w:val="24"/>
          <w:szCs w:val="24"/>
        </w:rPr>
        <w:t xml:space="preserve">, K. J., &amp; Jobson, R. W. (2002). Molecular Evidence for the Common Origin of Snap-Traps among Carnivorous Plants. </w:t>
      </w:r>
      <w:r>
        <w:rPr>
          <w:rFonts w:ascii="Times New Roman" w:eastAsia="Times New Roman" w:hAnsi="Times New Roman" w:cs="Times New Roman"/>
          <w:i/>
          <w:sz w:val="24"/>
          <w:szCs w:val="24"/>
        </w:rPr>
        <w:t>American Journal of Botany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89</w:t>
      </w:r>
      <w:r>
        <w:rPr>
          <w:rFonts w:ascii="Times New Roman" w:eastAsia="Times New Roman" w:hAnsi="Times New Roman" w:cs="Times New Roman"/>
          <w:sz w:val="24"/>
          <w:szCs w:val="24"/>
        </w:rPr>
        <w:t>(9), 1503–1509.</w:t>
      </w:r>
    </w:p>
    <w:p w14:paraId="5DBE90D4" w14:textId="77777777" w:rsidR="001D65E5" w:rsidRDefault="00000000">
      <w:pPr>
        <w:ind w:left="88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Darwin, C. (1875). </w:t>
      </w:r>
      <w:r>
        <w:rPr>
          <w:rFonts w:ascii="Times New Roman" w:eastAsia="Times New Roman" w:hAnsi="Times New Roman" w:cs="Times New Roman"/>
          <w:i/>
          <w:sz w:val="24"/>
          <w:szCs w:val="24"/>
        </w:rPr>
        <w:t>Insectivorous Plants</w:t>
      </w:r>
      <w:r>
        <w:rPr>
          <w:rFonts w:ascii="Times New Roman" w:eastAsia="Times New Roman" w:hAnsi="Times New Roman" w:cs="Times New Roman"/>
          <w:sz w:val="24"/>
          <w:szCs w:val="24"/>
        </w:rPr>
        <w:t>. D. Appleton, New York.</w:t>
      </w:r>
    </w:p>
    <w:p w14:paraId="72C6EA5B"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Ellison, A. M., Butler, E. D., Hicks, E. J., </w:t>
      </w:r>
      <w:proofErr w:type="spellStart"/>
      <w:r>
        <w:rPr>
          <w:rFonts w:ascii="Times New Roman" w:eastAsia="Times New Roman" w:hAnsi="Times New Roman" w:cs="Times New Roman"/>
          <w:sz w:val="24"/>
          <w:szCs w:val="24"/>
        </w:rPr>
        <w:t>Naczi</w:t>
      </w:r>
      <w:proofErr w:type="spellEnd"/>
      <w:r>
        <w:rPr>
          <w:rFonts w:ascii="Times New Roman" w:eastAsia="Times New Roman" w:hAnsi="Times New Roman" w:cs="Times New Roman"/>
          <w:sz w:val="24"/>
          <w:szCs w:val="24"/>
        </w:rPr>
        <w:t xml:space="preserve">, R. F. C., Calie, P. J., Bell, C. D., &amp; Davis, C. C. (2012). Phylogeny and Biogeography of the Carnivorous Plant Family Sarraceniaceae.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(6), e39291.</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color w:val="1155CC"/>
            <w:sz w:val="24"/>
            <w:szCs w:val="24"/>
            <w:u w:val="single"/>
          </w:rPr>
          <w:t>https://doi.org/10.1371/journal.pone.0039291</w:t>
        </w:r>
      </w:hyperlink>
    </w:p>
    <w:p w14:paraId="5419A0FD"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Fleischmann, A., </w:t>
      </w:r>
      <w:proofErr w:type="spellStart"/>
      <w:r>
        <w:rPr>
          <w:rFonts w:ascii="Times New Roman" w:eastAsia="Times New Roman" w:hAnsi="Times New Roman" w:cs="Times New Roman"/>
          <w:sz w:val="24"/>
          <w:szCs w:val="24"/>
        </w:rPr>
        <w:t>Schäferhoff</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Heubl</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Rivadavia</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Barthlott</w:t>
      </w:r>
      <w:proofErr w:type="spellEnd"/>
      <w:r>
        <w:rPr>
          <w:rFonts w:ascii="Times New Roman" w:eastAsia="Times New Roman" w:hAnsi="Times New Roman" w:cs="Times New Roman"/>
          <w:sz w:val="24"/>
          <w:szCs w:val="24"/>
        </w:rPr>
        <w:t xml:space="preserve">, W., &amp; Müller, K. F. (2010). Phylogenetics and character evolution in the carnivorous plant genus </w:t>
      </w:r>
      <w:proofErr w:type="spellStart"/>
      <w:r>
        <w:rPr>
          <w:rFonts w:ascii="Times New Roman" w:eastAsia="Times New Roman" w:hAnsi="Times New Roman" w:cs="Times New Roman"/>
          <w:sz w:val="24"/>
          <w:szCs w:val="24"/>
        </w:rPr>
        <w:t>Genlisea</w:t>
      </w:r>
      <w:proofErr w:type="spellEnd"/>
      <w:r>
        <w:rPr>
          <w:rFonts w:ascii="Times New Roman" w:eastAsia="Times New Roman" w:hAnsi="Times New Roman" w:cs="Times New Roman"/>
          <w:sz w:val="24"/>
          <w:szCs w:val="24"/>
        </w:rPr>
        <w:t xml:space="preserve"> A. St.-Hil. (</w:t>
      </w:r>
      <w:proofErr w:type="spellStart"/>
      <w:r>
        <w:rPr>
          <w:rFonts w:ascii="Times New Roman" w:eastAsia="Times New Roman" w:hAnsi="Times New Roman" w:cs="Times New Roman"/>
          <w:sz w:val="24"/>
          <w:szCs w:val="24"/>
        </w:rPr>
        <w:t>Lentibulariaceae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Molecular Phylogenetics and Evolution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56</w:t>
      </w:r>
      <w:r>
        <w:rPr>
          <w:rFonts w:ascii="Times New Roman" w:eastAsia="Times New Roman" w:hAnsi="Times New Roman" w:cs="Times New Roman"/>
          <w:sz w:val="24"/>
          <w:szCs w:val="24"/>
        </w:rPr>
        <w:t>(2), 768–783.</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color w:val="1155CC"/>
            <w:sz w:val="24"/>
            <w:szCs w:val="24"/>
            <w:u w:val="single"/>
          </w:rPr>
          <w:t>https://doi.org/10.1016/j.ympev.2010.03.009</w:t>
        </w:r>
      </w:hyperlink>
    </w:p>
    <w:p w14:paraId="7641F488" w14:textId="77777777" w:rsidR="001D65E5" w:rsidRDefault="00000000">
      <w:pPr>
        <w:ind w:left="88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Harmon, L. J. (2019). </w:t>
      </w:r>
      <w:r>
        <w:rPr>
          <w:rFonts w:ascii="Times New Roman" w:eastAsia="Times New Roman" w:hAnsi="Times New Roman" w:cs="Times New Roman"/>
          <w:i/>
          <w:sz w:val="24"/>
          <w:szCs w:val="24"/>
        </w:rPr>
        <w:t>Phylogenetic comparative methods</w:t>
      </w:r>
      <w:r>
        <w:rPr>
          <w:rFonts w:ascii="Times New Roman" w:eastAsia="Times New Roman" w:hAnsi="Times New Roman" w:cs="Times New Roman"/>
          <w:sz w:val="24"/>
          <w:szCs w:val="24"/>
        </w:rPr>
        <w:t>. Luke J. Harmon.</w:t>
      </w:r>
    </w:p>
    <w:p w14:paraId="5B4EF174"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Jin, Y., &amp; Qian, H. (2019). </w:t>
      </w:r>
      <w:proofErr w:type="spellStart"/>
      <w:r>
        <w:rPr>
          <w:rFonts w:ascii="Times New Roman" w:eastAsia="Times New Roman" w:hAnsi="Times New Roman" w:cs="Times New Roman"/>
          <w:sz w:val="24"/>
          <w:szCs w:val="24"/>
        </w:rPr>
        <w:t>V.PhyloMaker</w:t>
      </w:r>
      <w:proofErr w:type="spellEnd"/>
      <w:r>
        <w:rPr>
          <w:rFonts w:ascii="Times New Roman" w:eastAsia="Times New Roman" w:hAnsi="Times New Roman" w:cs="Times New Roman"/>
          <w:sz w:val="24"/>
          <w:szCs w:val="24"/>
        </w:rPr>
        <w:t xml:space="preserve">: An R package that can generate very large phylogenies for vascular plants. </w:t>
      </w:r>
      <w:proofErr w:type="spellStart"/>
      <w:r>
        <w:rPr>
          <w:rFonts w:ascii="Times New Roman" w:eastAsia="Times New Roman" w:hAnsi="Times New Roman" w:cs="Times New Roman"/>
          <w:i/>
          <w:sz w:val="24"/>
          <w:szCs w:val="24"/>
        </w:rPr>
        <w:t>Ecography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(8), 1353–1359.</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color w:val="1155CC"/>
            <w:sz w:val="24"/>
            <w:szCs w:val="24"/>
            <w:u w:val="single"/>
          </w:rPr>
          <w:t>https://doi.org/10.1111/ecog.04434</w:t>
        </w:r>
      </w:hyperlink>
    </w:p>
    <w:p w14:paraId="7E91C647"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Jobson, R. W., Baleeiro, P. C., &amp; Reut, M. S. (2017). Molecular phylogeny of subgenus </w:t>
      </w:r>
      <w:proofErr w:type="spellStart"/>
      <w:r>
        <w:rPr>
          <w:rFonts w:ascii="Times New Roman" w:eastAsia="Times New Roman" w:hAnsi="Times New Roman" w:cs="Times New Roman"/>
          <w:sz w:val="24"/>
          <w:szCs w:val="24"/>
        </w:rPr>
        <w:t>Polypompholyx</w:t>
      </w:r>
      <w:proofErr w:type="spellEnd"/>
      <w:r>
        <w:rPr>
          <w:rFonts w:ascii="Times New Roman" w:eastAsia="Times New Roman" w:hAnsi="Times New Roman" w:cs="Times New Roman"/>
          <w:sz w:val="24"/>
          <w:szCs w:val="24"/>
        </w:rPr>
        <w:t xml:space="preserve"> (Utricularia; </w:t>
      </w:r>
      <w:proofErr w:type="spellStart"/>
      <w:r>
        <w:rPr>
          <w:rFonts w:ascii="Times New Roman" w:eastAsia="Times New Roman" w:hAnsi="Times New Roman" w:cs="Times New Roman"/>
          <w:sz w:val="24"/>
          <w:szCs w:val="24"/>
        </w:rPr>
        <w:t>Lentibulariaceae</w:t>
      </w:r>
      <w:proofErr w:type="spellEnd"/>
      <w:r>
        <w:rPr>
          <w:rFonts w:ascii="Times New Roman" w:eastAsia="Times New Roman" w:hAnsi="Times New Roman" w:cs="Times New Roman"/>
          <w:sz w:val="24"/>
          <w:szCs w:val="24"/>
        </w:rPr>
        <w:t xml:space="preserve">) based on three plastid markers: Diversification and proposal for a new section. </w:t>
      </w:r>
      <w:r>
        <w:rPr>
          <w:rFonts w:ascii="Times New Roman" w:eastAsia="Times New Roman" w:hAnsi="Times New Roman" w:cs="Times New Roman"/>
          <w:i/>
          <w:sz w:val="24"/>
          <w:szCs w:val="24"/>
        </w:rPr>
        <w:t>Australian Systematic Botany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259–278.</w:t>
      </w:r>
      <w:hyperlink r:id="rId21">
        <w:r>
          <w:rPr>
            <w:rFonts w:ascii="Times New Roman" w:eastAsia="Times New Roman" w:hAnsi="Times New Roman" w:cs="Times New Roman"/>
            <w:sz w:val="24"/>
            <w:szCs w:val="24"/>
          </w:rPr>
          <w:t xml:space="preserve"> </w:t>
        </w:r>
      </w:hyperlink>
      <w:hyperlink r:id="rId22">
        <w:r>
          <w:rPr>
            <w:rFonts w:ascii="Times New Roman" w:eastAsia="Times New Roman" w:hAnsi="Times New Roman" w:cs="Times New Roman"/>
            <w:color w:val="1155CC"/>
            <w:sz w:val="24"/>
            <w:szCs w:val="24"/>
            <w:u w:val="single"/>
          </w:rPr>
          <w:t>https://doi.org/10.1071/SB17003</w:t>
        </w:r>
      </w:hyperlink>
    </w:p>
    <w:p w14:paraId="39709B83"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Jordano, P. (2017). What is long-distance dispersal? And a taxonomy of dispersal events. </w:t>
      </w:r>
      <w:r>
        <w:rPr>
          <w:rFonts w:ascii="Times New Roman" w:eastAsia="Times New Roman" w:hAnsi="Times New Roman" w:cs="Times New Roman"/>
          <w:i/>
          <w:sz w:val="24"/>
          <w:szCs w:val="24"/>
        </w:rPr>
        <w:t>Journal of Ecology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105</w:t>
      </w:r>
      <w:r>
        <w:rPr>
          <w:rFonts w:ascii="Times New Roman" w:eastAsia="Times New Roman" w:hAnsi="Times New Roman" w:cs="Times New Roman"/>
          <w:sz w:val="24"/>
          <w:szCs w:val="24"/>
        </w:rPr>
        <w:t>(1), 75–84.</w:t>
      </w:r>
      <w:hyperlink r:id="rId23">
        <w:r>
          <w:rPr>
            <w:rFonts w:ascii="Times New Roman" w:eastAsia="Times New Roman" w:hAnsi="Times New Roman" w:cs="Times New Roman"/>
            <w:sz w:val="24"/>
            <w:szCs w:val="24"/>
          </w:rPr>
          <w:t xml:space="preserve"> </w:t>
        </w:r>
      </w:hyperlink>
      <w:hyperlink r:id="rId24">
        <w:r>
          <w:rPr>
            <w:rFonts w:ascii="Times New Roman" w:eastAsia="Times New Roman" w:hAnsi="Times New Roman" w:cs="Times New Roman"/>
            <w:color w:val="1155CC"/>
            <w:sz w:val="24"/>
            <w:szCs w:val="24"/>
            <w:u w:val="single"/>
          </w:rPr>
          <w:t>https://doi.org/10.1111/1365-2745.12690</w:t>
        </w:r>
      </w:hyperlink>
    </w:p>
    <w:p w14:paraId="300AC509" w14:textId="77777777" w:rsidR="001D65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Juniper, B. E., Robins, R. J. and Joel, D. M., (1989). The Carnivorous Plants. Academic</w:t>
      </w:r>
    </w:p>
    <w:p w14:paraId="2835B8F2" w14:textId="77777777" w:rsidR="001D65E5" w:rsidRDefault="00000000">
      <w:pPr>
        <w:ind w:left="8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w:t>
      </w:r>
      <w:proofErr w:type="gramStart"/>
      <w:r>
        <w:rPr>
          <w:rFonts w:ascii="Times New Roman" w:eastAsia="Times New Roman" w:hAnsi="Times New Roman" w:cs="Times New Roman"/>
          <w:sz w:val="24"/>
          <w:szCs w:val="24"/>
        </w:rPr>
        <w:t>London ;</w:t>
      </w:r>
      <w:proofErr w:type="gramEnd"/>
      <w:r>
        <w:rPr>
          <w:rFonts w:ascii="Times New Roman" w:eastAsia="Times New Roman" w:hAnsi="Times New Roman" w:cs="Times New Roman"/>
          <w:sz w:val="24"/>
          <w:szCs w:val="24"/>
        </w:rPr>
        <w:t xml:space="preserve"> San Diego.</w:t>
      </w:r>
    </w:p>
    <w:p w14:paraId="3004EB1D"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Liu, S., &amp; Smith, S. D. (2021). Phylogeny and biogeography of South American marsh pitcher plant genus </w:t>
      </w:r>
      <w:proofErr w:type="spellStart"/>
      <w:r>
        <w:rPr>
          <w:rFonts w:ascii="Times New Roman" w:eastAsia="Times New Roman" w:hAnsi="Times New Roman" w:cs="Times New Roman"/>
          <w:sz w:val="24"/>
          <w:szCs w:val="24"/>
        </w:rPr>
        <w:t>Heliamphora</w:t>
      </w:r>
      <w:proofErr w:type="spellEnd"/>
      <w:r>
        <w:rPr>
          <w:rFonts w:ascii="Times New Roman" w:eastAsia="Times New Roman" w:hAnsi="Times New Roman" w:cs="Times New Roman"/>
          <w:sz w:val="24"/>
          <w:szCs w:val="24"/>
        </w:rPr>
        <w:t xml:space="preserve"> (Sarraceniaceae) endemic to the Guiana Highlands. </w:t>
      </w:r>
      <w:r>
        <w:rPr>
          <w:rFonts w:ascii="Times New Roman" w:eastAsia="Times New Roman" w:hAnsi="Times New Roman" w:cs="Times New Roman"/>
          <w:i/>
          <w:sz w:val="24"/>
          <w:szCs w:val="24"/>
        </w:rPr>
        <w:t>Molecular Phylogenetics and Evolution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154</w:t>
      </w:r>
      <w:r>
        <w:rPr>
          <w:rFonts w:ascii="Times New Roman" w:eastAsia="Times New Roman" w:hAnsi="Times New Roman" w:cs="Times New Roman"/>
          <w:sz w:val="24"/>
          <w:szCs w:val="24"/>
        </w:rPr>
        <w:t>, 106961.</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color w:val="1155CC"/>
            <w:sz w:val="24"/>
            <w:szCs w:val="24"/>
            <w:u w:val="single"/>
          </w:rPr>
          <w:t>https://doi.org/10.1016/j.ympev.2020.106961</w:t>
        </w:r>
      </w:hyperlink>
    </w:p>
    <w:p w14:paraId="47BC9126" w14:textId="77777777" w:rsidR="001D65E5" w:rsidRDefault="00000000">
      <w:pPr>
        <w:ind w:left="425"/>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 xml:space="preserve">Matzke, Nicholas J. (2018). BioGeoBEARS: </w:t>
      </w:r>
      <w:proofErr w:type="spellStart"/>
      <w:r>
        <w:rPr>
          <w:rFonts w:ascii="Times New Roman" w:eastAsia="Times New Roman" w:hAnsi="Times New Roman" w:cs="Times New Roman"/>
          <w:color w:val="1F2328"/>
          <w:sz w:val="24"/>
          <w:szCs w:val="24"/>
          <w:highlight w:val="white"/>
        </w:rPr>
        <w:t>BioGeography</w:t>
      </w:r>
      <w:proofErr w:type="spellEnd"/>
      <w:r>
        <w:rPr>
          <w:rFonts w:ascii="Times New Roman" w:eastAsia="Times New Roman" w:hAnsi="Times New Roman" w:cs="Times New Roman"/>
          <w:color w:val="1F2328"/>
          <w:sz w:val="24"/>
          <w:szCs w:val="24"/>
          <w:highlight w:val="white"/>
        </w:rPr>
        <w:t xml:space="preserve"> with Bayesian (and</w:t>
      </w:r>
    </w:p>
    <w:p w14:paraId="281941F0" w14:textId="77777777" w:rsidR="001D65E5" w:rsidRDefault="00000000">
      <w:pPr>
        <w:ind w:left="85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 xml:space="preserve">likelihood) Evolutionary Analysis with R Scripts. version 1.1.1, published on GitHub on November 6, 2018. DOI: </w:t>
      </w:r>
      <w:hyperlink r:id="rId27">
        <w:r>
          <w:rPr>
            <w:rFonts w:ascii="Times New Roman" w:eastAsia="Times New Roman" w:hAnsi="Times New Roman" w:cs="Times New Roman"/>
            <w:color w:val="0969DA"/>
            <w:sz w:val="24"/>
            <w:szCs w:val="24"/>
            <w:highlight w:val="white"/>
            <w:u w:val="single"/>
          </w:rPr>
          <w:t>http://dx.doi.org/10.5281/zenodo.1478250</w:t>
        </w:r>
      </w:hyperlink>
    </w:p>
    <w:p w14:paraId="6C035393"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lastRenderedPageBreak/>
        <w:t xml:space="preserve">Matzke, N. J. (2022). Statistical comparison of DEC and DEC+J is identical to comparison of two </w:t>
      </w:r>
      <w:proofErr w:type="spellStart"/>
      <w:r>
        <w:rPr>
          <w:rFonts w:ascii="Times New Roman" w:eastAsia="Times New Roman" w:hAnsi="Times New Roman" w:cs="Times New Roman"/>
          <w:sz w:val="24"/>
          <w:szCs w:val="24"/>
        </w:rPr>
        <w:t>ClaSSE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submodels</w:t>
      </w:r>
      <w:proofErr w:type="spellEnd"/>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is therefore valid. </w:t>
      </w:r>
      <w:r>
        <w:rPr>
          <w:rFonts w:ascii="Times New Roman" w:eastAsia="Times New Roman" w:hAnsi="Times New Roman" w:cs="Times New Roman"/>
          <w:i/>
          <w:sz w:val="24"/>
          <w:szCs w:val="24"/>
        </w:rPr>
        <w:t>Journal of Biogeography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49</w:t>
      </w:r>
      <w:r>
        <w:rPr>
          <w:rFonts w:ascii="Times New Roman" w:eastAsia="Times New Roman" w:hAnsi="Times New Roman" w:cs="Times New Roman"/>
          <w:sz w:val="24"/>
          <w:szCs w:val="24"/>
        </w:rPr>
        <w:t>(10), 1805–1824.</w:t>
      </w:r>
      <w:hyperlink r:id="rId28">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color w:val="1155CC"/>
            <w:sz w:val="24"/>
            <w:szCs w:val="24"/>
            <w:u w:val="single"/>
          </w:rPr>
          <w:t>https://doi.org/10.1111/jbi.14346</w:t>
        </w:r>
      </w:hyperlink>
    </w:p>
    <w:p w14:paraId="56AA21DE"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Murphy, B., Forest, F., Barraclough, T., </w:t>
      </w:r>
      <w:proofErr w:type="spellStart"/>
      <w:r>
        <w:rPr>
          <w:rFonts w:ascii="Times New Roman" w:eastAsia="Times New Roman" w:hAnsi="Times New Roman" w:cs="Times New Roman"/>
          <w:sz w:val="24"/>
          <w:szCs w:val="24"/>
        </w:rPr>
        <w:t>Rosindell</w:t>
      </w:r>
      <w:proofErr w:type="spellEnd"/>
      <w:r>
        <w:rPr>
          <w:rFonts w:ascii="Times New Roman" w:eastAsia="Times New Roman" w:hAnsi="Times New Roman" w:cs="Times New Roman"/>
          <w:sz w:val="24"/>
          <w:szCs w:val="24"/>
        </w:rPr>
        <w:t xml:space="preserve">, J., Bellot, S., Cowan, R., Golos, M., Jebb, M., &amp; Cheek, M. (2020). A phylogenomic analysis of Nepenthes (Nepenthaceae). </w:t>
      </w:r>
      <w:r>
        <w:rPr>
          <w:rFonts w:ascii="Times New Roman" w:eastAsia="Times New Roman" w:hAnsi="Times New Roman" w:cs="Times New Roman"/>
          <w:i/>
          <w:sz w:val="24"/>
          <w:szCs w:val="24"/>
        </w:rPr>
        <w:t>Molecular Phylogenetics and Evolution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144</w:t>
      </w:r>
      <w:r>
        <w:rPr>
          <w:rFonts w:ascii="Times New Roman" w:eastAsia="Times New Roman" w:hAnsi="Times New Roman" w:cs="Times New Roman"/>
          <w:sz w:val="24"/>
          <w:szCs w:val="24"/>
        </w:rPr>
        <w:t>, 106668.</w:t>
      </w:r>
      <w:hyperlink r:id="rId30">
        <w:r>
          <w:rPr>
            <w:rFonts w:ascii="Times New Roman" w:eastAsia="Times New Roman" w:hAnsi="Times New Roman" w:cs="Times New Roman"/>
            <w:sz w:val="24"/>
            <w:szCs w:val="24"/>
          </w:rPr>
          <w:t xml:space="preserve"> </w:t>
        </w:r>
      </w:hyperlink>
      <w:hyperlink r:id="rId31">
        <w:r>
          <w:rPr>
            <w:rFonts w:ascii="Times New Roman" w:eastAsia="Times New Roman" w:hAnsi="Times New Roman" w:cs="Times New Roman"/>
            <w:color w:val="1155CC"/>
            <w:sz w:val="24"/>
            <w:szCs w:val="24"/>
            <w:u w:val="single"/>
          </w:rPr>
          <w:t>https://doi.org/10.1016/j.ympev.2019.106668</w:t>
        </w:r>
      </w:hyperlink>
    </w:p>
    <w:p w14:paraId="57E2180A"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Nathan, R. (2006). Long-Distance Dispersal of Plants. </w:t>
      </w:r>
      <w:r>
        <w:rPr>
          <w:rFonts w:ascii="Times New Roman" w:eastAsia="Times New Roman" w:hAnsi="Times New Roman" w:cs="Times New Roman"/>
          <w:i/>
          <w:sz w:val="24"/>
          <w:szCs w:val="24"/>
        </w:rPr>
        <w:t>Science (New York, N.Y.)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313</w:t>
      </w:r>
      <w:r>
        <w:rPr>
          <w:rFonts w:ascii="Times New Roman" w:eastAsia="Times New Roman" w:hAnsi="Times New Roman" w:cs="Times New Roman"/>
          <w:sz w:val="24"/>
          <w:szCs w:val="24"/>
        </w:rPr>
        <w:t>, 786–788.</w:t>
      </w:r>
      <w:hyperlink r:id="rId32">
        <w:r>
          <w:rPr>
            <w:rFonts w:ascii="Times New Roman" w:eastAsia="Times New Roman" w:hAnsi="Times New Roman" w:cs="Times New Roman"/>
            <w:sz w:val="24"/>
            <w:szCs w:val="24"/>
          </w:rPr>
          <w:t xml:space="preserve"> </w:t>
        </w:r>
      </w:hyperlink>
      <w:hyperlink r:id="rId33">
        <w:r>
          <w:rPr>
            <w:rFonts w:ascii="Times New Roman" w:eastAsia="Times New Roman" w:hAnsi="Times New Roman" w:cs="Times New Roman"/>
            <w:color w:val="1155CC"/>
            <w:sz w:val="24"/>
            <w:szCs w:val="24"/>
            <w:u w:val="single"/>
          </w:rPr>
          <w:t>https://doi.org/10.1126/science.1124975</w:t>
        </w:r>
      </w:hyperlink>
    </w:p>
    <w:p w14:paraId="17C12209" w14:textId="77777777" w:rsidR="001D65E5" w:rsidRDefault="00000000">
      <w:pPr>
        <w:ind w:left="42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Rohatgi, A. (2021). </w:t>
      </w:r>
      <w:proofErr w:type="spellStart"/>
      <w:r>
        <w:rPr>
          <w:rFonts w:ascii="Times New Roman" w:eastAsia="Times New Roman" w:hAnsi="Times New Roman" w:cs="Times New Roman"/>
          <w:i/>
          <w:sz w:val="24"/>
          <w:szCs w:val="24"/>
        </w:rPr>
        <w:t>WebPlotDigitizer</w:t>
      </w:r>
      <w:proofErr w:type="spellEnd"/>
      <w:r>
        <w:rPr>
          <w:rFonts w:ascii="Times New Roman" w:eastAsia="Times New Roman" w:hAnsi="Times New Roman" w:cs="Times New Roman"/>
          <w:sz w:val="24"/>
          <w:szCs w:val="24"/>
        </w:rPr>
        <w:t xml:space="preserve"> (Version 4.5) [Computer software].</w:t>
      </w:r>
    </w:p>
    <w:p w14:paraId="6743640C" w14:textId="77777777" w:rsidR="001D65E5" w:rsidRDefault="00000000">
      <w:pPr>
        <w:ind w:left="425" w:firstLine="425"/>
        <w:rPr>
          <w:rFonts w:ascii="Times New Roman" w:eastAsia="Times New Roman" w:hAnsi="Times New Roman" w:cs="Times New Roman"/>
          <w:sz w:val="24"/>
          <w:szCs w:val="24"/>
        </w:rPr>
      </w:pPr>
      <w:hyperlink r:id="rId34">
        <w:r>
          <w:rPr>
            <w:rFonts w:ascii="Times New Roman" w:eastAsia="Times New Roman" w:hAnsi="Times New Roman" w:cs="Times New Roman"/>
            <w:color w:val="1155CC"/>
            <w:sz w:val="24"/>
            <w:szCs w:val="24"/>
            <w:u w:val="single"/>
          </w:rPr>
          <w:t>https://automeris.io/WebPlotDigitizer</w:t>
        </w:r>
      </w:hyperlink>
    </w:p>
    <w:p w14:paraId="1F6203B7"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Ronquist, F., &amp; </w:t>
      </w:r>
      <w:proofErr w:type="spellStart"/>
      <w:r>
        <w:rPr>
          <w:rFonts w:ascii="Times New Roman" w:eastAsia="Times New Roman" w:hAnsi="Times New Roman" w:cs="Times New Roman"/>
          <w:sz w:val="24"/>
          <w:szCs w:val="24"/>
        </w:rPr>
        <w:t>Sanmartín</w:t>
      </w:r>
      <w:proofErr w:type="spellEnd"/>
      <w:r>
        <w:rPr>
          <w:rFonts w:ascii="Times New Roman" w:eastAsia="Times New Roman" w:hAnsi="Times New Roman" w:cs="Times New Roman"/>
          <w:sz w:val="24"/>
          <w:szCs w:val="24"/>
        </w:rPr>
        <w:t xml:space="preserve">, I. (2011). Phylogenetic Methods in Biogeography. </w:t>
      </w:r>
      <w:r>
        <w:rPr>
          <w:rFonts w:ascii="Times New Roman" w:eastAsia="Times New Roman" w:hAnsi="Times New Roman" w:cs="Times New Roman"/>
          <w:i/>
          <w:sz w:val="24"/>
          <w:szCs w:val="24"/>
        </w:rPr>
        <w:t>Annual Review of Ecology, Evolution, and Systematics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(Volume 42, 2011), 441–464.</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https://doi.org/10.1146/annurev-ecolsys-102209-144710</w:t>
        </w:r>
      </w:hyperlink>
    </w:p>
    <w:p w14:paraId="0E3557C7" w14:textId="77777777" w:rsidR="001D65E5" w:rsidRDefault="00000000">
      <w:pPr>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Sen, S., Tiwari, N., &amp; Ganesan, R. (2020). </w:t>
      </w:r>
      <w:r>
        <w:rPr>
          <w:rFonts w:ascii="Times New Roman" w:eastAsia="Times New Roman" w:hAnsi="Times New Roman" w:cs="Times New Roman"/>
          <w:i/>
          <w:sz w:val="24"/>
          <w:szCs w:val="24"/>
        </w:rPr>
        <w:t xml:space="preserve">Eocene origin, Miocene diversification and intercontinental dispersal of the genus </w:t>
      </w:r>
      <w:proofErr w:type="spellStart"/>
      <w:r>
        <w:rPr>
          <w:rFonts w:ascii="Times New Roman" w:eastAsia="Times New Roman" w:hAnsi="Times New Roman" w:cs="Times New Roman"/>
          <w:i/>
          <w:sz w:val="24"/>
          <w:szCs w:val="24"/>
        </w:rPr>
        <w:t>Drosera</w:t>
      </w:r>
      <w:proofErr w:type="spellEnd"/>
      <w:r>
        <w:rPr>
          <w:rFonts w:ascii="Times New Roman" w:eastAsia="Times New Roman" w:hAnsi="Times New Roman" w:cs="Times New Roman"/>
          <w:i/>
          <w:sz w:val="24"/>
          <w:szCs w:val="24"/>
        </w:rPr>
        <w:t xml:space="preserve"> (Droseraceae)</w:t>
      </w:r>
      <w:r>
        <w:rPr>
          <w:rFonts w:ascii="Times New Roman" w:eastAsia="Times New Roman" w:hAnsi="Times New Roman" w:cs="Times New Roman"/>
          <w:sz w:val="24"/>
          <w:szCs w:val="24"/>
        </w:rPr>
        <w:t xml:space="preserve"> (p. 2020.08.06.240234).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w:t>
      </w:r>
      <w:hyperlink r:id="rId37">
        <w:r>
          <w:rPr>
            <w:rFonts w:ascii="Times New Roman" w:eastAsia="Times New Roman" w:hAnsi="Times New Roman" w:cs="Times New Roman"/>
            <w:sz w:val="24"/>
            <w:szCs w:val="24"/>
          </w:rPr>
          <w:t xml:space="preserve"> </w:t>
        </w:r>
      </w:hyperlink>
      <w:hyperlink r:id="rId38">
        <w:r>
          <w:rPr>
            <w:rFonts w:ascii="Times New Roman" w:eastAsia="Times New Roman" w:hAnsi="Times New Roman" w:cs="Times New Roman"/>
            <w:color w:val="1155CC"/>
            <w:sz w:val="24"/>
            <w:szCs w:val="24"/>
            <w:u w:val="single"/>
          </w:rPr>
          <w:t>https://doi.org/10.1101/2020.08.06.240234</w:t>
        </w:r>
      </w:hyperlink>
    </w:p>
    <w:p w14:paraId="2F752E08" w14:textId="77777777" w:rsidR="001D65E5" w:rsidRDefault="00000000">
      <w:pPr>
        <w:ind w:left="880" w:hanging="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Shimai</w:t>
      </w:r>
      <w:proofErr w:type="spellEnd"/>
      <w:r>
        <w:rPr>
          <w:rFonts w:ascii="Times New Roman" w:eastAsia="Times New Roman" w:hAnsi="Times New Roman" w:cs="Times New Roman"/>
          <w:sz w:val="24"/>
          <w:szCs w:val="24"/>
        </w:rPr>
        <w:t>, H., Setoguchi, H., Roberts, D. L., &amp; Sun, M. (2021). Biogeographical patterns and speciation of the genus Pinguicula (</w:t>
      </w:r>
      <w:proofErr w:type="spellStart"/>
      <w:r>
        <w:rPr>
          <w:rFonts w:ascii="Times New Roman" w:eastAsia="Times New Roman" w:hAnsi="Times New Roman" w:cs="Times New Roman"/>
          <w:sz w:val="24"/>
          <w:szCs w:val="24"/>
        </w:rPr>
        <w:t>Lentibulariaceae</w:t>
      </w:r>
      <w:proofErr w:type="spellEnd"/>
      <w:r>
        <w:rPr>
          <w:rFonts w:ascii="Times New Roman" w:eastAsia="Times New Roman" w:hAnsi="Times New Roman" w:cs="Times New Roman"/>
          <w:sz w:val="24"/>
          <w:szCs w:val="24"/>
        </w:rPr>
        <w:t xml:space="preserve">) inferred by phylogenetic analyses.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w:t>
      </w:r>
      <w:r>
        <w:rPr>
          <w:rFonts w:ascii="Times New Roman" w:eastAsia="Times New Roman" w:hAnsi="Times New Roman" w:cs="Times New Roman"/>
          <w:sz w:val="24"/>
          <w:szCs w:val="24"/>
        </w:rPr>
        <w:t>(6), e0252581.</w:t>
      </w:r>
      <w:hyperlink r:id="rId39">
        <w:r>
          <w:rPr>
            <w:rFonts w:ascii="Times New Roman" w:eastAsia="Times New Roman" w:hAnsi="Times New Roman" w:cs="Times New Roman"/>
            <w:sz w:val="24"/>
            <w:szCs w:val="24"/>
          </w:rPr>
          <w:t xml:space="preserve"> </w:t>
        </w:r>
      </w:hyperlink>
      <w:hyperlink r:id="rId40">
        <w:r>
          <w:rPr>
            <w:rFonts w:ascii="Times New Roman" w:eastAsia="Times New Roman" w:hAnsi="Times New Roman" w:cs="Times New Roman"/>
            <w:color w:val="1155CC"/>
            <w:sz w:val="24"/>
            <w:szCs w:val="24"/>
            <w:u w:val="single"/>
          </w:rPr>
          <w:t>https://doi.org/10.1371/journal.pone.0252581</w:t>
        </w:r>
      </w:hyperlink>
    </w:p>
    <w:p w14:paraId="3D73C059" w14:textId="77777777" w:rsidR="001D65E5" w:rsidRDefault="001D65E5">
      <w:pPr>
        <w:widowControl w:val="0"/>
        <w:spacing w:before="548" w:line="240" w:lineRule="auto"/>
        <w:rPr>
          <w:rFonts w:ascii="Times New Roman" w:eastAsia="Times New Roman" w:hAnsi="Times New Roman" w:cs="Times New Roman"/>
          <w:b/>
          <w:sz w:val="24"/>
          <w:szCs w:val="24"/>
        </w:rPr>
      </w:pPr>
    </w:p>
    <w:p w14:paraId="1CA6EF33" w14:textId="77777777" w:rsidR="001D65E5" w:rsidRDefault="00000000">
      <w:pPr>
        <w:widowControl w:val="0"/>
        <w:spacing w:before="548"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Signatures required: </w:t>
      </w:r>
    </w:p>
    <w:p w14:paraId="4B333B56" w14:textId="77777777" w:rsidR="001D65E5" w:rsidRDefault="00000000">
      <w:pPr>
        <w:widowControl w:val="0"/>
        <w:spacing w:before="267" w:line="240" w:lineRule="auto"/>
        <w:ind w:left="72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Candidate _______________________________________________ </w:t>
      </w:r>
    </w:p>
    <w:p w14:paraId="07783AD9" w14:textId="77777777" w:rsidR="001D65E5" w:rsidRDefault="00000000">
      <w:pPr>
        <w:widowControl w:val="0"/>
        <w:spacing w:before="271" w:line="240" w:lineRule="auto"/>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 Supervisor _____________________________________________ </w:t>
      </w:r>
    </w:p>
    <w:p w14:paraId="2A7639D3" w14:textId="77777777" w:rsidR="001D65E5" w:rsidRDefault="00000000">
      <w:pPr>
        <w:widowControl w:val="0"/>
        <w:spacing w:before="276" w:line="240" w:lineRule="auto"/>
        <w:ind w:left="769"/>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Please indicate if the proposal is to be treated confidentially (tick). </w:t>
      </w:r>
      <w:proofErr w:type="gramStart"/>
      <w:r>
        <w:rPr>
          <w:rFonts w:ascii="Times New Roman" w:eastAsia="Times New Roman" w:hAnsi="Times New Roman" w:cs="Times New Roman"/>
          <w:sz w:val="19"/>
          <w:szCs w:val="19"/>
        </w:rPr>
        <w:t>Yes</w:t>
      </w:r>
      <w:proofErr w:type="gramEnd"/>
      <w:r>
        <w:rPr>
          <w:rFonts w:ascii="Times New Roman" w:eastAsia="Times New Roman" w:hAnsi="Times New Roman" w:cs="Times New Roman"/>
          <w:sz w:val="19"/>
          <w:szCs w:val="19"/>
        </w:rPr>
        <w:t xml:space="preserve"> _____ No ______ </w:t>
      </w:r>
    </w:p>
    <w:p w14:paraId="149526D3" w14:textId="77777777" w:rsidR="001D65E5" w:rsidRDefault="00000000">
      <w:pPr>
        <w:widowControl w:val="0"/>
        <w:spacing w:before="269" w:line="240" w:lineRule="auto"/>
        <w:ind w:left="72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Co-Supervisor/s __________________________________________ </w:t>
      </w:r>
    </w:p>
    <w:p w14:paraId="38FF37F5" w14:textId="77777777" w:rsidR="001D65E5" w:rsidRDefault="00000000">
      <w:pPr>
        <w:widowControl w:val="0"/>
        <w:spacing w:line="240" w:lineRule="auto"/>
        <w:ind w:left="71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(Advisors need not sign) </w:t>
      </w:r>
    </w:p>
    <w:p w14:paraId="32127A89" w14:textId="77777777" w:rsidR="001D65E5" w:rsidRDefault="00000000">
      <w:pPr>
        <w:widowControl w:val="0"/>
        <w:spacing w:before="271" w:line="240" w:lineRule="auto"/>
        <w:ind w:left="726"/>
        <w:rPr>
          <w:rFonts w:ascii="Times New Roman" w:eastAsia="Times New Roman" w:hAnsi="Times New Roman" w:cs="Times New Roman"/>
        </w:rPr>
      </w:pPr>
      <w:r>
        <w:rPr>
          <w:rFonts w:ascii="Times New Roman" w:eastAsia="Times New Roman" w:hAnsi="Times New Roman" w:cs="Times New Roman"/>
          <w:sz w:val="24"/>
          <w:szCs w:val="24"/>
        </w:rPr>
        <w:t>SBS Graduate Committee ___________________________________</w:t>
      </w:r>
    </w:p>
    <w:sectPr w:rsidR="001D65E5">
      <w:head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EFB90" w14:textId="77777777" w:rsidR="00605ED1" w:rsidRDefault="00605ED1">
      <w:pPr>
        <w:spacing w:line="240" w:lineRule="auto"/>
      </w:pPr>
      <w:r>
        <w:separator/>
      </w:r>
    </w:p>
  </w:endnote>
  <w:endnote w:type="continuationSeparator" w:id="0">
    <w:p w14:paraId="07E4ABE5" w14:textId="77777777" w:rsidR="00605ED1" w:rsidRDefault="00605E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E5F9A" w14:textId="77777777" w:rsidR="00605ED1" w:rsidRDefault="00605ED1">
      <w:pPr>
        <w:spacing w:line="240" w:lineRule="auto"/>
      </w:pPr>
      <w:r>
        <w:separator/>
      </w:r>
    </w:p>
  </w:footnote>
  <w:footnote w:type="continuationSeparator" w:id="0">
    <w:p w14:paraId="01B80853" w14:textId="77777777" w:rsidR="00605ED1" w:rsidRDefault="00605E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D6379" w14:textId="77777777" w:rsidR="001D65E5" w:rsidRDefault="001D65E5"/>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as Matzke">
    <w15:presenceInfo w15:providerId="None" w15:userId="Nicholas Matz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5E5"/>
    <w:rsid w:val="001D65E5"/>
    <w:rsid w:val="005A5199"/>
    <w:rsid w:val="00605ED1"/>
    <w:rsid w:val="00926D3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7FE107CB"/>
  <w15:docId w15:val="{EEED8C48-EAC9-9B4B-8793-200026F82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926D3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oi.org/10.1093/oso/9780198779841.003.0002" TargetMode="External"/><Relationship Id="rId18" Type="http://schemas.openxmlformats.org/officeDocument/2006/relationships/hyperlink" Target="https://doi.org/10.1016/j.ympev.2010.03.009" TargetMode="External"/><Relationship Id="rId26" Type="http://schemas.openxmlformats.org/officeDocument/2006/relationships/hyperlink" Target="https://doi.org/10.1016/j.ympev.2020.106961" TargetMode="External"/><Relationship Id="rId39" Type="http://schemas.openxmlformats.org/officeDocument/2006/relationships/hyperlink" Target="https://doi.org/10.1371/journal.pone.0252581" TargetMode="External"/><Relationship Id="rId21" Type="http://schemas.openxmlformats.org/officeDocument/2006/relationships/hyperlink" Target="https://doi.org/10.1071/SB17003" TargetMode="External"/><Relationship Id="rId34" Type="http://schemas.openxmlformats.org/officeDocument/2006/relationships/hyperlink" Target="https://automeris.io/WebPlotDigitizer"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doi.org/10.1371/journal.pone.0039291" TargetMode="External"/><Relationship Id="rId20" Type="http://schemas.openxmlformats.org/officeDocument/2006/relationships/hyperlink" Target="https://doi.org/10.1111/ecog.04434" TargetMode="External"/><Relationship Id="rId29" Type="http://schemas.openxmlformats.org/officeDocument/2006/relationships/hyperlink" Target="https://doi.org/10.1111/jbi.14346" TargetMode="External"/><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i.org/10.1371/journal.pcbi.1006650" TargetMode="External"/><Relationship Id="rId24" Type="http://schemas.openxmlformats.org/officeDocument/2006/relationships/hyperlink" Target="https://doi.org/10.1111/1365-2745.12690" TargetMode="External"/><Relationship Id="rId32" Type="http://schemas.openxmlformats.org/officeDocument/2006/relationships/hyperlink" Target="https://doi.org/10.1126/science.1124975" TargetMode="External"/><Relationship Id="rId37" Type="http://schemas.openxmlformats.org/officeDocument/2006/relationships/hyperlink" Target="https://doi.org/10.1101/2020.08.06.240234" TargetMode="External"/><Relationship Id="rId40" Type="http://schemas.openxmlformats.org/officeDocument/2006/relationships/hyperlink" Target="https://doi.org/10.1371/journal.pone.0252581" TargetMode="External"/><Relationship Id="rId5" Type="http://schemas.openxmlformats.org/officeDocument/2006/relationships/endnotes" Target="endnotes.xml"/><Relationship Id="rId15" Type="http://schemas.openxmlformats.org/officeDocument/2006/relationships/hyperlink" Target="https://doi.org/10.1371/journal.pone.0039291" TargetMode="External"/><Relationship Id="rId23" Type="http://schemas.openxmlformats.org/officeDocument/2006/relationships/hyperlink" Target="https://doi.org/10.1111/1365-2745.12690" TargetMode="External"/><Relationship Id="rId28" Type="http://schemas.openxmlformats.org/officeDocument/2006/relationships/hyperlink" Target="https://doi.org/10.1111/jbi.14346" TargetMode="External"/><Relationship Id="rId36" Type="http://schemas.openxmlformats.org/officeDocument/2006/relationships/hyperlink" Target="https://doi.org/10.1146/annurev-ecolsys-102209-144710" TargetMode="External"/><Relationship Id="rId10" Type="http://schemas.openxmlformats.org/officeDocument/2006/relationships/image" Target="media/image3.png"/><Relationship Id="rId19" Type="http://schemas.openxmlformats.org/officeDocument/2006/relationships/hyperlink" Target="https://doi.org/10.1111/ecog.04434" TargetMode="External"/><Relationship Id="rId31" Type="http://schemas.openxmlformats.org/officeDocument/2006/relationships/hyperlink" Target="https://doi.org/10.1016/j.ympev.2019.106668" TargetMode="External"/><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gbif.org/" TargetMode="External"/><Relationship Id="rId14" Type="http://schemas.openxmlformats.org/officeDocument/2006/relationships/hyperlink" Target="https://doi.org/10.1093/oso/9780198779841.003.0002" TargetMode="External"/><Relationship Id="rId22" Type="http://schemas.openxmlformats.org/officeDocument/2006/relationships/hyperlink" Target="https://doi.org/10.1071/SB17003" TargetMode="External"/><Relationship Id="rId27" Type="http://schemas.openxmlformats.org/officeDocument/2006/relationships/hyperlink" Target="http://dx.doi.org/10.5281/zenodo.1478250" TargetMode="External"/><Relationship Id="rId30" Type="http://schemas.openxmlformats.org/officeDocument/2006/relationships/hyperlink" Target="https://doi.org/10.1016/j.ympev.2019.106668" TargetMode="External"/><Relationship Id="rId35" Type="http://schemas.openxmlformats.org/officeDocument/2006/relationships/hyperlink" Target="https://doi.org/10.1146/annurev-ecolsys-102209-144710" TargetMode="External"/><Relationship Id="rId43" Type="http://schemas.microsoft.com/office/2011/relationships/people" Target="people.xml"/><Relationship Id="rId8" Type="http://schemas.openxmlformats.org/officeDocument/2006/relationships/hyperlink" Target="https://www.ncbi.nlm.nih.gov/genbank/" TargetMode="External"/><Relationship Id="rId3" Type="http://schemas.openxmlformats.org/officeDocument/2006/relationships/webSettings" Target="webSettings.xml"/><Relationship Id="rId12" Type="http://schemas.openxmlformats.org/officeDocument/2006/relationships/hyperlink" Target="https://doi.org/10.1371/journal.pcbi.1006650" TargetMode="External"/><Relationship Id="rId17" Type="http://schemas.openxmlformats.org/officeDocument/2006/relationships/hyperlink" Target="https://doi.org/10.1016/j.ympev.2010.03.009" TargetMode="External"/><Relationship Id="rId25" Type="http://schemas.openxmlformats.org/officeDocument/2006/relationships/hyperlink" Target="https://doi.org/10.1016/j.ympev.2020.106961" TargetMode="External"/><Relationship Id="rId33" Type="http://schemas.openxmlformats.org/officeDocument/2006/relationships/hyperlink" Target="https://doi.org/10.1126/science.1124975" TargetMode="External"/><Relationship Id="rId38" Type="http://schemas.openxmlformats.org/officeDocument/2006/relationships/hyperlink" Target="https://doi.org/10.1101/2020.08.06.2402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2796</Words>
  <Characters>15943</Characters>
  <Application>Microsoft Office Word</Application>
  <DocSecurity>0</DocSecurity>
  <Lines>132</Lines>
  <Paragraphs>37</Paragraphs>
  <ScaleCrop>false</ScaleCrop>
  <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Matzke</cp:lastModifiedBy>
  <cp:revision>2</cp:revision>
  <dcterms:created xsi:type="dcterms:W3CDTF">2025-05-30T00:26:00Z</dcterms:created>
  <dcterms:modified xsi:type="dcterms:W3CDTF">2025-05-30T00:26:00Z</dcterms:modified>
</cp:coreProperties>
</file>